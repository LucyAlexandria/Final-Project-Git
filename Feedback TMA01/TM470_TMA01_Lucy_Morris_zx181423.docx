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commentRangeStart w:id="0"/>
      <w:r w:rsidRPr="000C71ED">
        <w:rPr>
          <w:sz w:val="52"/>
          <w:szCs w:val="52"/>
        </w:rPr>
        <w:t>The design of a web application to act as a hub of services for the transgender community in Liverpool</w:t>
      </w:r>
      <w:commentRangeEnd w:id="0"/>
      <w:r w:rsidR="00895FD5">
        <w:rPr>
          <w:rStyle w:val="CommentReference"/>
        </w:rPr>
        <w:commentReference w:id="0"/>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4815BB3C" w:rsidR="00766074" w:rsidRPr="00411B4D" w:rsidRDefault="00766074" w:rsidP="00411B4D">
      <w:pPr>
        <w:jc w:val="center"/>
        <w:rPr>
          <w:sz w:val="40"/>
          <w:szCs w:val="40"/>
        </w:rPr>
      </w:pPr>
      <w:r w:rsidRPr="00411B4D">
        <w:rPr>
          <w:sz w:val="40"/>
          <w:szCs w:val="40"/>
        </w:rPr>
        <w:t>TM470 – TMA01 – 28</w:t>
      </w:r>
      <w:r w:rsidRPr="00411B4D">
        <w:rPr>
          <w:sz w:val="40"/>
          <w:szCs w:val="40"/>
          <w:vertAlign w:val="superscript"/>
        </w:rPr>
        <w:t>th</w:t>
      </w:r>
      <w:r w:rsidRPr="00411B4D">
        <w:rPr>
          <w:sz w:val="40"/>
          <w:szCs w:val="40"/>
        </w:rPr>
        <w:t xml:space="preserve"> February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1621612D" w:rsidR="00766074" w:rsidRDefault="00411B4D" w:rsidP="00411B4D">
      <w:pPr>
        <w:pStyle w:val="Caption"/>
      </w:pPr>
      <w:r>
        <w:t xml:space="preserve">Figure </w:t>
      </w:r>
      <w:fldSimple w:instr=" SEQ Figure \* ARABIC ">
        <w:r w:rsidR="005B1FAA">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31477D5C" w14:textId="033AA7A8" w:rsidR="005B1FAA" w:rsidRDefault="000C71ED">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28498886" w:history="1">
            <w:r w:rsidR="005B1FAA" w:rsidRPr="000B0E0C">
              <w:rPr>
                <w:rStyle w:val="Hyperlink"/>
                <w:noProof/>
              </w:rPr>
              <w:t>1. Preparation and planning</w:t>
            </w:r>
            <w:r w:rsidR="005B1FAA">
              <w:rPr>
                <w:noProof/>
                <w:webHidden/>
              </w:rPr>
              <w:tab/>
            </w:r>
            <w:r w:rsidR="005B1FAA">
              <w:rPr>
                <w:noProof/>
                <w:webHidden/>
              </w:rPr>
              <w:fldChar w:fldCharType="begin"/>
            </w:r>
            <w:r w:rsidR="005B1FAA">
              <w:rPr>
                <w:noProof/>
                <w:webHidden/>
              </w:rPr>
              <w:instrText xml:space="preserve"> PAGEREF _Toc128498886 \h </w:instrText>
            </w:r>
            <w:r w:rsidR="005B1FAA">
              <w:rPr>
                <w:noProof/>
                <w:webHidden/>
              </w:rPr>
            </w:r>
            <w:r w:rsidR="005B1FAA">
              <w:rPr>
                <w:noProof/>
                <w:webHidden/>
              </w:rPr>
              <w:fldChar w:fldCharType="separate"/>
            </w:r>
            <w:r w:rsidR="005B1FAA">
              <w:rPr>
                <w:noProof/>
                <w:webHidden/>
              </w:rPr>
              <w:t>3</w:t>
            </w:r>
            <w:r w:rsidR="005B1FAA">
              <w:rPr>
                <w:noProof/>
                <w:webHidden/>
              </w:rPr>
              <w:fldChar w:fldCharType="end"/>
            </w:r>
          </w:hyperlink>
        </w:p>
        <w:p w14:paraId="1EA0ED18" w14:textId="17ABB65C" w:rsidR="005B1FAA" w:rsidRDefault="00000000">
          <w:pPr>
            <w:pStyle w:val="TOC2"/>
            <w:tabs>
              <w:tab w:val="right" w:leader="dot" w:pos="9016"/>
            </w:tabs>
            <w:rPr>
              <w:rFonts w:cstheme="minorBidi"/>
              <w:noProof/>
              <w:lang w:val="en-GB" w:eastAsia="en-GB"/>
            </w:rPr>
          </w:pPr>
          <w:hyperlink w:anchor="_Toc128498887" w:history="1">
            <w:r w:rsidR="005B1FAA" w:rsidRPr="000B0E0C">
              <w:rPr>
                <w:rStyle w:val="Hyperlink"/>
                <w:noProof/>
              </w:rPr>
              <w:t>1.1 Title and description</w:t>
            </w:r>
            <w:r w:rsidR="005B1FAA">
              <w:rPr>
                <w:noProof/>
                <w:webHidden/>
              </w:rPr>
              <w:tab/>
            </w:r>
            <w:r w:rsidR="005B1FAA">
              <w:rPr>
                <w:noProof/>
                <w:webHidden/>
              </w:rPr>
              <w:fldChar w:fldCharType="begin"/>
            </w:r>
            <w:r w:rsidR="005B1FAA">
              <w:rPr>
                <w:noProof/>
                <w:webHidden/>
              </w:rPr>
              <w:instrText xml:space="preserve"> PAGEREF _Toc128498887 \h </w:instrText>
            </w:r>
            <w:r w:rsidR="005B1FAA">
              <w:rPr>
                <w:noProof/>
                <w:webHidden/>
              </w:rPr>
            </w:r>
            <w:r w:rsidR="005B1FAA">
              <w:rPr>
                <w:noProof/>
                <w:webHidden/>
              </w:rPr>
              <w:fldChar w:fldCharType="separate"/>
            </w:r>
            <w:r w:rsidR="005B1FAA">
              <w:rPr>
                <w:noProof/>
                <w:webHidden/>
              </w:rPr>
              <w:t>3</w:t>
            </w:r>
            <w:r w:rsidR="005B1FAA">
              <w:rPr>
                <w:noProof/>
                <w:webHidden/>
              </w:rPr>
              <w:fldChar w:fldCharType="end"/>
            </w:r>
          </w:hyperlink>
        </w:p>
        <w:p w14:paraId="1EB46DD0" w14:textId="2214DE0A" w:rsidR="005B1FAA" w:rsidRDefault="00000000">
          <w:pPr>
            <w:pStyle w:val="TOC3"/>
            <w:tabs>
              <w:tab w:val="right" w:leader="dot" w:pos="9016"/>
            </w:tabs>
            <w:rPr>
              <w:rFonts w:cstheme="minorBidi"/>
              <w:noProof/>
              <w:lang w:val="en-GB" w:eastAsia="en-GB"/>
            </w:rPr>
          </w:pPr>
          <w:hyperlink w:anchor="_Toc128498888" w:history="1">
            <w:r w:rsidR="005B1FAA" w:rsidRPr="000B0E0C">
              <w:rPr>
                <w:rStyle w:val="Hyperlink"/>
                <w:noProof/>
              </w:rPr>
              <w:t>1.1.1 Working title</w:t>
            </w:r>
            <w:r w:rsidR="005B1FAA">
              <w:rPr>
                <w:noProof/>
                <w:webHidden/>
              </w:rPr>
              <w:tab/>
            </w:r>
            <w:r w:rsidR="005B1FAA">
              <w:rPr>
                <w:noProof/>
                <w:webHidden/>
              </w:rPr>
              <w:fldChar w:fldCharType="begin"/>
            </w:r>
            <w:r w:rsidR="005B1FAA">
              <w:rPr>
                <w:noProof/>
                <w:webHidden/>
              </w:rPr>
              <w:instrText xml:space="preserve"> PAGEREF _Toc128498888 \h </w:instrText>
            </w:r>
            <w:r w:rsidR="005B1FAA">
              <w:rPr>
                <w:noProof/>
                <w:webHidden/>
              </w:rPr>
            </w:r>
            <w:r w:rsidR="005B1FAA">
              <w:rPr>
                <w:noProof/>
                <w:webHidden/>
              </w:rPr>
              <w:fldChar w:fldCharType="separate"/>
            </w:r>
            <w:r w:rsidR="005B1FAA">
              <w:rPr>
                <w:noProof/>
                <w:webHidden/>
              </w:rPr>
              <w:t>3</w:t>
            </w:r>
            <w:r w:rsidR="005B1FAA">
              <w:rPr>
                <w:noProof/>
                <w:webHidden/>
              </w:rPr>
              <w:fldChar w:fldCharType="end"/>
            </w:r>
          </w:hyperlink>
        </w:p>
        <w:p w14:paraId="0AE591F8" w14:textId="33467E0C" w:rsidR="005B1FAA" w:rsidRDefault="00000000">
          <w:pPr>
            <w:pStyle w:val="TOC3"/>
            <w:tabs>
              <w:tab w:val="right" w:leader="dot" w:pos="9016"/>
            </w:tabs>
            <w:rPr>
              <w:rFonts w:cstheme="minorBidi"/>
              <w:noProof/>
              <w:lang w:val="en-GB" w:eastAsia="en-GB"/>
            </w:rPr>
          </w:pPr>
          <w:hyperlink w:anchor="_Toc128498889" w:history="1">
            <w:r w:rsidR="005B1FAA" w:rsidRPr="000B0E0C">
              <w:rPr>
                <w:rStyle w:val="Hyperlink"/>
                <w:noProof/>
              </w:rPr>
              <w:t>1.1.2 The problem</w:t>
            </w:r>
            <w:r w:rsidR="005B1FAA">
              <w:rPr>
                <w:noProof/>
                <w:webHidden/>
              </w:rPr>
              <w:tab/>
            </w:r>
            <w:r w:rsidR="005B1FAA">
              <w:rPr>
                <w:noProof/>
                <w:webHidden/>
              </w:rPr>
              <w:fldChar w:fldCharType="begin"/>
            </w:r>
            <w:r w:rsidR="005B1FAA">
              <w:rPr>
                <w:noProof/>
                <w:webHidden/>
              </w:rPr>
              <w:instrText xml:space="preserve"> PAGEREF _Toc128498889 \h </w:instrText>
            </w:r>
            <w:r w:rsidR="005B1FAA">
              <w:rPr>
                <w:noProof/>
                <w:webHidden/>
              </w:rPr>
            </w:r>
            <w:r w:rsidR="005B1FAA">
              <w:rPr>
                <w:noProof/>
                <w:webHidden/>
              </w:rPr>
              <w:fldChar w:fldCharType="separate"/>
            </w:r>
            <w:r w:rsidR="005B1FAA">
              <w:rPr>
                <w:noProof/>
                <w:webHidden/>
              </w:rPr>
              <w:t>3</w:t>
            </w:r>
            <w:r w:rsidR="005B1FAA">
              <w:rPr>
                <w:noProof/>
                <w:webHidden/>
              </w:rPr>
              <w:fldChar w:fldCharType="end"/>
            </w:r>
          </w:hyperlink>
        </w:p>
        <w:p w14:paraId="241D7C8F" w14:textId="1930B330" w:rsidR="005B1FAA" w:rsidRDefault="00000000">
          <w:pPr>
            <w:pStyle w:val="TOC2"/>
            <w:tabs>
              <w:tab w:val="right" w:leader="dot" w:pos="9016"/>
            </w:tabs>
            <w:rPr>
              <w:rFonts w:cstheme="minorBidi"/>
              <w:noProof/>
              <w:lang w:val="en-GB" w:eastAsia="en-GB"/>
            </w:rPr>
          </w:pPr>
          <w:hyperlink w:anchor="_Toc128498890" w:history="1">
            <w:r w:rsidR="005B1FAA" w:rsidRPr="000B0E0C">
              <w:rPr>
                <w:rStyle w:val="Hyperlink"/>
                <w:noProof/>
              </w:rPr>
              <w:t>1.2 Tasks and subtasks</w:t>
            </w:r>
            <w:r w:rsidR="005B1FAA">
              <w:rPr>
                <w:noProof/>
                <w:webHidden/>
              </w:rPr>
              <w:tab/>
            </w:r>
            <w:r w:rsidR="005B1FAA">
              <w:rPr>
                <w:noProof/>
                <w:webHidden/>
              </w:rPr>
              <w:fldChar w:fldCharType="begin"/>
            </w:r>
            <w:r w:rsidR="005B1FAA">
              <w:rPr>
                <w:noProof/>
                <w:webHidden/>
              </w:rPr>
              <w:instrText xml:space="preserve"> PAGEREF _Toc128498890 \h </w:instrText>
            </w:r>
            <w:r w:rsidR="005B1FAA">
              <w:rPr>
                <w:noProof/>
                <w:webHidden/>
              </w:rPr>
            </w:r>
            <w:r w:rsidR="005B1FAA">
              <w:rPr>
                <w:noProof/>
                <w:webHidden/>
              </w:rPr>
              <w:fldChar w:fldCharType="separate"/>
            </w:r>
            <w:r w:rsidR="005B1FAA">
              <w:rPr>
                <w:noProof/>
                <w:webHidden/>
              </w:rPr>
              <w:t>4</w:t>
            </w:r>
            <w:r w:rsidR="005B1FAA">
              <w:rPr>
                <w:noProof/>
                <w:webHidden/>
              </w:rPr>
              <w:fldChar w:fldCharType="end"/>
            </w:r>
          </w:hyperlink>
        </w:p>
        <w:p w14:paraId="1A404CE6" w14:textId="49A12BCD" w:rsidR="005B1FAA" w:rsidRDefault="00000000">
          <w:pPr>
            <w:pStyle w:val="TOC2"/>
            <w:tabs>
              <w:tab w:val="right" w:leader="dot" w:pos="9016"/>
            </w:tabs>
            <w:rPr>
              <w:rFonts w:cstheme="minorBidi"/>
              <w:noProof/>
              <w:lang w:val="en-GB" w:eastAsia="en-GB"/>
            </w:rPr>
          </w:pPr>
          <w:hyperlink w:anchor="_Toc128498891" w:history="1">
            <w:r w:rsidR="005B1FAA" w:rsidRPr="000B0E0C">
              <w:rPr>
                <w:rStyle w:val="Hyperlink"/>
                <w:noProof/>
              </w:rPr>
              <w:t>1.3 Project lifecycle</w:t>
            </w:r>
            <w:r w:rsidR="005B1FAA">
              <w:rPr>
                <w:noProof/>
                <w:webHidden/>
              </w:rPr>
              <w:tab/>
            </w:r>
            <w:r w:rsidR="005B1FAA">
              <w:rPr>
                <w:noProof/>
                <w:webHidden/>
              </w:rPr>
              <w:fldChar w:fldCharType="begin"/>
            </w:r>
            <w:r w:rsidR="005B1FAA">
              <w:rPr>
                <w:noProof/>
                <w:webHidden/>
              </w:rPr>
              <w:instrText xml:space="preserve"> PAGEREF _Toc128498891 \h </w:instrText>
            </w:r>
            <w:r w:rsidR="005B1FAA">
              <w:rPr>
                <w:noProof/>
                <w:webHidden/>
              </w:rPr>
            </w:r>
            <w:r w:rsidR="005B1FAA">
              <w:rPr>
                <w:noProof/>
                <w:webHidden/>
              </w:rPr>
              <w:fldChar w:fldCharType="separate"/>
            </w:r>
            <w:r w:rsidR="005B1FAA">
              <w:rPr>
                <w:noProof/>
                <w:webHidden/>
              </w:rPr>
              <w:t>5</w:t>
            </w:r>
            <w:r w:rsidR="005B1FAA">
              <w:rPr>
                <w:noProof/>
                <w:webHidden/>
              </w:rPr>
              <w:fldChar w:fldCharType="end"/>
            </w:r>
          </w:hyperlink>
        </w:p>
        <w:p w14:paraId="2FD2C9F4" w14:textId="4E3890F8" w:rsidR="005B1FAA" w:rsidRDefault="00000000">
          <w:pPr>
            <w:pStyle w:val="TOC3"/>
            <w:tabs>
              <w:tab w:val="right" w:leader="dot" w:pos="9016"/>
            </w:tabs>
            <w:rPr>
              <w:rFonts w:cstheme="minorBidi"/>
              <w:noProof/>
              <w:lang w:val="en-GB" w:eastAsia="en-GB"/>
            </w:rPr>
          </w:pPr>
          <w:hyperlink w:anchor="_Toc128498892" w:history="1">
            <w:r w:rsidR="005B1FAA" w:rsidRPr="000B0E0C">
              <w:rPr>
                <w:rStyle w:val="Hyperlink"/>
                <w:noProof/>
              </w:rPr>
              <w:t>1.3.1 Lifecyle model</w:t>
            </w:r>
            <w:r w:rsidR="005B1FAA">
              <w:rPr>
                <w:noProof/>
                <w:webHidden/>
              </w:rPr>
              <w:tab/>
            </w:r>
            <w:r w:rsidR="005B1FAA">
              <w:rPr>
                <w:noProof/>
                <w:webHidden/>
              </w:rPr>
              <w:fldChar w:fldCharType="begin"/>
            </w:r>
            <w:r w:rsidR="005B1FAA">
              <w:rPr>
                <w:noProof/>
                <w:webHidden/>
              </w:rPr>
              <w:instrText xml:space="preserve"> PAGEREF _Toc128498892 \h </w:instrText>
            </w:r>
            <w:r w:rsidR="005B1FAA">
              <w:rPr>
                <w:noProof/>
                <w:webHidden/>
              </w:rPr>
            </w:r>
            <w:r w:rsidR="005B1FAA">
              <w:rPr>
                <w:noProof/>
                <w:webHidden/>
              </w:rPr>
              <w:fldChar w:fldCharType="separate"/>
            </w:r>
            <w:r w:rsidR="005B1FAA">
              <w:rPr>
                <w:noProof/>
                <w:webHidden/>
              </w:rPr>
              <w:t>5</w:t>
            </w:r>
            <w:r w:rsidR="005B1FAA">
              <w:rPr>
                <w:noProof/>
                <w:webHidden/>
              </w:rPr>
              <w:fldChar w:fldCharType="end"/>
            </w:r>
          </w:hyperlink>
        </w:p>
        <w:p w14:paraId="449A6A89" w14:textId="30F75FFB" w:rsidR="005B1FAA" w:rsidRDefault="00000000">
          <w:pPr>
            <w:pStyle w:val="TOC2"/>
            <w:tabs>
              <w:tab w:val="right" w:leader="dot" w:pos="9016"/>
            </w:tabs>
            <w:rPr>
              <w:rFonts w:cstheme="minorBidi"/>
              <w:noProof/>
              <w:lang w:val="en-GB" w:eastAsia="en-GB"/>
            </w:rPr>
          </w:pPr>
          <w:hyperlink w:anchor="_Toc128498893" w:history="1">
            <w:r w:rsidR="005B1FAA" w:rsidRPr="000B0E0C">
              <w:rPr>
                <w:rStyle w:val="Hyperlink"/>
                <w:noProof/>
              </w:rPr>
              <w:t>1.3.2 Schedule of tasks</w:t>
            </w:r>
            <w:r w:rsidR="005B1FAA">
              <w:rPr>
                <w:noProof/>
                <w:webHidden/>
              </w:rPr>
              <w:tab/>
            </w:r>
            <w:r w:rsidR="005B1FAA">
              <w:rPr>
                <w:noProof/>
                <w:webHidden/>
              </w:rPr>
              <w:fldChar w:fldCharType="begin"/>
            </w:r>
            <w:r w:rsidR="005B1FAA">
              <w:rPr>
                <w:noProof/>
                <w:webHidden/>
              </w:rPr>
              <w:instrText xml:space="preserve"> PAGEREF _Toc128498893 \h </w:instrText>
            </w:r>
            <w:r w:rsidR="005B1FAA">
              <w:rPr>
                <w:noProof/>
                <w:webHidden/>
              </w:rPr>
            </w:r>
            <w:r w:rsidR="005B1FAA">
              <w:rPr>
                <w:noProof/>
                <w:webHidden/>
              </w:rPr>
              <w:fldChar w:fldCharType="separate"/>
            </w:r>
            <w:r w:rsidR="005B1FAA">
              <w:rPr>
                <w:noProof/>
                <w:webHidden/>
              </w:rPr>
              <w:t>6</w:t>
            </w:r>
            <w:r w:rsidR="005B1FAA">
              <w:rPr>
                <w:noProof/>
                <w:webHidden/>
              </w:rPr>
              <w:fldChar w:fldCharType="end"/>
            </w:r>
          </w:hyperlink>
        </w:p>
        <w:p w14:paraId="72F5DBE3" w14:textId="3415510F" w:rsidR="005B1FAA" w:rsidRDefault="00000000">
          <w:pPr>
            <w:pStyle w:val="TOC2"/>
            <w:tabs>
              <w:tab w:val="right" w:leader="dot" w:pos="9016"/>
            </w:tabs>
            <w:rPr>
              <w:rFonts w:cstheme="minorBidi"/>
              <w:noProof/>
              <w:lang w:val="en-GB" w:eastAsia="en-GB"/>
            </w:rPr>
          </w:pPr>
          <w:hyperlink w:anchor="_Toc128498894" w:history="1">
            <w:r w:rsidR="005B1FAA" w:rsidRPr="000B0E0C">
              <w:rPr>
                <w:rStyle w:val="Hyperlink"/>
                <w:noProof/>
              </w:rPr>
              <w:t>1.4 Resources, skills, and methods</w:t>
            </w:r>
            <w:r w:rsidR="005B1FAA">
              <w:rPr>
                <w:noProof/>
                <w:webHidden/>
              </w:rPr>
              <w:tab/>
            </w:r>
            <w:r w:rsidR="005B1FAA">
              <w:rPr>
                <w:noProof/>
                <w:webHidden/>
              </w:rPr>
              <w:fldChar w:fldCharType="begin"/>
            </w:r>
            <w:r w:rsidR="005B1FAA">
              <w:rPr>
                <w:noProof/>
                <w:webHidden/>
              </w:rPr>
              <w:instrText xml:space="preserve"> PAGEREF _Toc128498894 \h </w:instrText>
            </w:r>
            <w:r w:rsidR="005B1FAA">
              <w:rPr>
                <w:noProof/>
                <w:webHidden/>
              </w:rPr>
            </w:r>
            <w:r w:rsidR="005B1FAA">
              <w:rPr>
                <w:noProof/>
                <w:webHidden/>
              </w:rPr>
              <w:fldChar w:fldCharType="separate"/>
            </w:r>
            <w:r w:rsidR="005B1FAA">
              <w:rPr>
                <w:noProof/>
                <w:webHidden/>
              </w:rPr>
              <w:t>9</w:t>
            </w:r>
            <w:r w:rsidR="005B1FAA">
              <w:rPr>
                <w:noProof/>
                <w:webHidden/>
              </w:rPr>
              <w:fldChar w:fldCharType="end"/>
            </w:r>
          </w:hyperlink>
        </w:p>
        <w:p w14:paraId="5D0196AA" w14:textId="666643F6" w:rsidR="005B1FAA" w:rsidRDefault="00000000">
          <w:pPr>
            <w:pStyle w:val="TOC1"/>
            <w:tabs>
              <w:tab w:val="right" w:leader="dot" w:pos="9016"/>
            </w:tabs>
            <w:rPr>
              <w:rFonts w:cstheme="minorBidi"/>
              <w:noProof/>
              <w:lang w:val="en-GB" w:eastAsia="en-GB"/>
            </w:rPr>
          </w:pPr>
          <w:hyperlink w:anchor="_Toc128498895" w:history="1">
            <w:r w:rsidR="005B1FAA" w:rsidRPr="000B0E0C">
              <w:rPr>
                <w:rStyle w:val="Hyperlink"/>
                <w:noProof/>
              </w:rPr>
              <w:t>2. Project work completed</w:t>
            </w:r>
            <w:r w:rsidR="005B1FAA">
              <w:rPr>
                <w:noProof/>
                <w:webHidden/>
              </w:rPr>
              <w:tab/>
            </w:r>
            <w:r w:rsidR="005B1FAA">
              <w:rPr>
                <w:noProof/>
                <w:webHidden/>
              </w:rPr>
              <w:fldChar w:fldCharType="begin"/>
            </w:r>
            <w:r w:rsidR="005B1FAA">
              <w:rPr>
                <w:noProof/>
                <w:webHidden/>
              </w:rPr>
              <w:instrText xml:space="preserve"> PAGEREF _Toc128498895 \h </w:instrText>
            </w:r>
            <w:r w:rsidR="005B1FAA">
              <w:rPr>
                <w:noProof/>
                <w:webHidden/>
              </w:rPr>
            </w:r>
            <w:r w:rsidR="005B1FAA">
              <w:rPr>
                <w:noProof/>
                <w:webHidden/>
              </w:rPr>
              <w:fldChar w:fldCharType="separate"/>
            </w:r>
            <w:r w:rsidR="005B1FAA">
              <w:rPr>
                <w:noProof/>
                <w:webHidden/>
              </w:rPr>
              <w:t>11</w:t>
            </w:r>
            <w:r w:rsidR="005B1FAA">
              <w:rPr>
                <w:noProof/>
                <w:webHidden/>
              </w:rPr>
              <w:fldChar w:fldCharType="end"/>
            </w:r>
          </w:hyperlink>
        </w:p>
        <w:p w14:paraId="20FDD3B2" w14:textId="7B95B24E" w:rsidR="005B1FAA" w:rsidRDefault="00000000">
          <w:pPr>
            <w:pStyle w:val="TOC2"/>
            <w:tabs>
              <w:tab w:val="right" w:leader="dot" w:pos="9016"/>
            </w:tabs>
            <w:rPr>
              <w:rFonts w:cstheme="minorBidi"/>
              <w:noProof/>
              <w:lang w:val="en-GB" w:eastAsia="en-GB"/>
            </w:rPr>
          </w:pPr>
          <w:hyperlink w:anchor="_Toc128498896" w:history="1">
            <w:r w:rsidR="005B1FAA" w:rsidRPr="000B0E0C">
              <w:rPr>
                <w:rStyle w:val="Hyperlink"/>
                <w:noProof/>
              </w:rPr>
              <w:t>2.1 Literature review</w:t>
            </w:r>
            <w:r w:rsidR="005B1FAA">
              <w:rPr>
                <w:noProof/>
                <w:webHidden/>
              </w:rPr>
              <w:tab/>
            </w:r>
            <w:r w:rsidR="005B1FAA">
              <w:rPr>
                <w:noProof/>
                <w:webHidden/>
              </w:rPr>
              <w:fldChar w:fldCharType="begin"/>
            </w:r>
            <w:r w:rsidR="005B1FAA">
              <w:rPr>
                <w:noProof/>
                <w:webHidden/>
              </w:rPr>
              <w:instrText xml:space="preserve"> PAGEREF _Toc128498896 \h </w:instrText>
            </w:r>
            <w:r w:rsidR="005B1FAA">
              <w:rPr>
                <w:noProof/>
                <w:webHidden/>
              </w:rPr>
            </w:r>
            <w:r w:rsidR="005B1FAA">
              <w:rPr>
                <w:noProof/>
                <w:webHidden/>
              </w:rPr>
              <w:fldChar w:fldCharType="separate"/>
            </w:r>
            <w:r w:rsidR="005B1FAA">
              <w:rPr>
                <w:noProof/>
                <w:webHidden/>
              </w:rPr>
              <w:t>11</w:t>
            </w:r>
            <w:r w:rsidR="005B1FAA">
              <w:rPr>
                <w:noProof/>
                <w:webHidden/>
              </w:rPr>
              <w:fldChar w:fldCharType="end"/>
            </w:r>
          </w:hyperlink>
        </w:p>
        <w:p w14:paraId="44AF28A2" w14:textId="301D4439" w:rsidR="005B1FAA" w:rsidRDefault="00000000">
          <w:pPr>
            <w:pStyle w:val="TOC2"/>
            <w:tabs>
              <w:tab w:val="right" w:leader="dot" w:pos="9016"/>
            </w:tabs>
            <w:rPr>
              <w:rFonts w:cstheme="minorBidi"/>
              <w:noProof/>
              <w:lang w:val="en-GB" w:eastAsia="en-GB"/>
            </w:rPr>
          </w:pPr>
          <w:hyperlink w:anchor="_Toc128498897" w:history="1">
            <w:r w:rsidR="005B1FAA" w:rsidRPr="000B0E0C">
              <w:rPr>
                <w:rStyle w:val="Hyperlink"/>
                <w:noProof/>
              </w:rPr>
              <w:t>2.2 Project work</w:t>
            </w:r>
            <w:r w:rsidR="005B1FAA">
              <w:rPr>
                <w:noProof/>
                <w:webHidden/>
              </w:rPr>
              <w:tab/>
            </w:r>
            <w:r w:rsidR="005B1FAA">
              <w:rPr>
                <w:noProof/>
                <w:webHidden/>
              </w:rPr>
              <w:fldChar w:fldCharType="begin"/>
            </w:r>
            <w:r w:rsidR="005B1FAA">
              <w:rPr>
                <w:noProof/>
                <w:webHidden/>
              </w:rPr>
              <w:instrText xml:space="preserve"> PAGEREF _Toc128498897 \h </w:instrText>
            </w:r>
            <w:r w:rsidR="005B1FAA">
              <w:rPr>
                <w:noProof/>
                <w:webHidden/>
              </w:rPr>
            </w:r>
            <w:r w:rsidR="005B1FAA">
              <w:rPr>
                <w:noProof/>
                <w:webHidden/>
              </w:rPr>
              <w:fldChar w:fldCharType="separate"/>
            </w:r>
            <w:r w:rsidR="005B1FAA">
              <w:rPr>
                <w:noProof/>
                <w:webHidden/>
              </w:rPr>
              <w:t>14</w:t>
            </w:r>
            <w:r w:rsidR="005B1FAA">
              <w:rPr>
                <w:noProof/>
                <w:webHidden/>
              </w:rPr>
              <w:fldChar w:fldCharType="end"/>
            </w:r>
          </w:hyperlink>
        </w:p>
        <w:p w14:paraId="0EB6A7F2" w14:textId="41AE5FF8" w:rsidR="005B1FAA" w:rsidRDefault="00000000">
          <w:pPr>
            <w:pStyle w:val="TOC3"/>
            <w:tabs>
              <w:tab w:val="right" w:leader="dot" w:pos="9016"/>
            </w:tabs>
            <w:rPr>
              <w:rFonts w:cstheme="minorBidi"/>
              <w:noProof/>
              <w:lang w:val="en-GB" w:eastAsia="en-GB"/>
            </w:rPr>
          </w:pPr>
          <w:hyperlink w:anchor="_Toc128498898" w:history="1">
            <w:r w:rsidR="005B1FAA" w:rsidRPr="000B0E0C">
              <w:rPr>
                <w:rStyle w:val="Hyperlink"/>
                <w:noProof/>
              </w:rPr>
              <w:t>2.2.1 Gathering Feedback</w:t>
            </w:r>
            <w:r w:rsidR="005B1FAA">
              <w:rPr>
                <w:noProof/>
                <w:webHidden/>
              </w:rPr>
              <w:tab/>
            </w:r>
            <w:r w:rsidR="005B1FAA">
              <w:rPr>
                <w:noProof/>
                <w:webHidden/>
              </w:rPr>
              <w:fldChar w:fldCharType="begin"/>
            </w:r>
            <w:r w:rsidR="005B1FAA">
              <w:rPr>
                <w:noProof/>
                <w:webHidden/>
              </w:rPr>
              <w:instrText xml:space="preserve"> PAGEREF _Toc128498898 \h </w:instrText>
            </w:r>
            <w:r w:rsidR="005B1FAA">
              <w:rPr>
                <w:noProof/>
                <w:webHidden/>
              </w:rPr>
            </w:r>
            <w:r w:rsidR="005B1FAA">
              <w:rPr>
                <w:noProof/>
                <w:webHidden/>
              </w:rPr>
              <w:fldChar w:fldCharType="separate"/>
            </w:r>
            <w:r w:rsidR="005B1FAA">
              <w:rPr>
                <w:noProof/>
                <w:webHidden/>
              </w:rPr>
              <w:t>14</w:t>
            </w:r>
            <w:r w:rsidR="005B1FAA">
              <w:rPr>
                <w:noProof/>
                <w:webHidden/>
              </w:rPr>
              <w:fldChar w:fldCharType="end"/>
            </w:r>
          </w:hyperlink>
        </w:p>
        <w:p w14:paraId="1055A145" w14:textId="57532EFA" w:rsidR="005B1FAA" w:rsidRDefault="00000000">
          <w:pPr>
            <w:pStyle w:val="TOC3"/>
            <w:tabs>
              <w:tab w:val="right" w:leader="dot" w:pos="9016"/>
            </w:tabs>
            <w:rPr>
              <w:rFonts w:cstheme="minorBidi"/>
              <w:noProof/>
              <w:lang w:val="en-GB" w:eastAsia="en-GB"/>
            </w:rPr>
          </w:pPr>
          <w:hyperlink w:anchor="_Toc128498899" w:history="1">
            <w:r w:rsidR="005B1FAA" w:rsidRPr="000B0E0C">
              <w:rPr>
                <w:rStyle w:val="Hyperlink"/>
                <w:noProof/>
              </w:rPr>
              <w:t>2.2.2 User Interface sketches</w:t>
            </w:r>
            <w:r w:rsidR="005B1FAA">
              <w:rPr>
                <w:noProof/>
                <w:webHidden/>
              </w:rPr>
              <w:tab/>
            </w:r>
            <w:r w:rsidR="005B1FAA">
              <w:rPr>
                <w:noProof/>
                <w:webHidden/>
              </w:rPr>
              <w:fldChar w:fldCharType="begin"/>
            </w:r>
            <w:r w:rsidR="005B1FAA">
              <w:rPr>
                <w:noProof/>
                <w:webHidden/>
              </w:rPr>
              <w:instrText xml:space="preserve"> PAGEREF _Toc128498899 \h </w:instrText>
            </w:r>
            <w:r w:rsidR="005B1FAA">
              <w:rPr>
                <w:noProof/>
                <w:webHidden/>
              </w:rPr>
            </w:r>
            <w:r w:rsidR="005B1FAA">
              <w:rPr>
                <w:noProof/>
                <w:webHidden/>
              </w:rPr>
              <w:fldChar w:fldCharType="separate"/>
            </w:r>
            <w:r w:rsidR="005B1FAA">
              <w:rPr>
                <w:noProof/>
                <w:webHidden/>
              </w:rPr>
              <w:t>15</w:t>
            </w:r>
            <w:r w:rsidR="005B1FAA">
              <w:rPr>
                <w:noProof/>
                <w:webHidden/>
              </w:rPr>
              <w:fldChar w:fldCharType="end"/>
            </w:r>
          </w:hyperlink>
        </w:p>
        <w:p w14:paraId="401889F1" w14:textId="3B706DB8" w:rsidR="005B1FAA" w:rsidRDefault="00000000">
          <w:pPr>
            <w:pStyle w:val="TOC1"/>
            <w:tabs>
              <w:tab w:val="right" w:leader="dot" w:pos="9016"/>
            </w:tabs>
            <w:rPr>
              <w:rFonts w:cstheme="minorBidi"/>
              <w:noProof/>
              <w:lang w:val="en-GB" w:eastAsia="en-GB"/>
            </w:rPr>
          </w:pPr>
          <w:hyperlink w:anchor="_Toc128498900" w:history="1">
            <w:r w:rsidR="005B1FAA" w:rsidRPr="000B0E0C">
              <w:rPr>
                <w:rStyle w:val="Hyperlink"/>
                <w:noProof/>
              </w:rPr>
              <w:t>3. Review and reflection</w:t>
            </w:r>
            <w:r w:rsidR="005B1FAA">
              <w:rPr>
                <w:noProof/>
                <w:webHidden/>
              </w:rPr>
              <w:tab/>
            </w:r>
            <w:r w:rsidR="005B1FAA">
              <w:rPr>
                <w:noProof/>
                <w:webHidden/>
              </w:rPr>
              <w:fldChar w:fldCharType="begin"/>
            </w:r>
            <w:r w:rsidR="005B1FAA">
              <w:rPr>
                <w:noProof/>
                <w:webHidden/>
              </w:rPr>
              <w:instrText xml:space="preserve"> PAGEREF _Toc128498900 \h </w:instrText>
            </w:r>
            <w:r w:rsidR="005B1FAA">
              <w:rPr>
                <w:noProof/>
                <w:webHidden/>
              </w:rPr>
            </w:r>
            <w:r w:rsidR="005B1FAA">
              <w:rPr>
                <w:noProof/>
                <w:webHidden/>
              </w:rPr>
              <w:fldChar w:fldCharType="separate"/>
            </w:r>
            <w:r w:rsidR="005B1FAA">
              <w:rPr>
                <w:noProof/>
                <w:webHidden/>
              </w:rPr>
              <w:t>19</w:t>
            </w:r>
            <w:r w:rsidR="005B1FAA">
              <w:rPr>
                <w:noProof/>
                <w:webHidden/>
              </w:rPr>
              <w:fldChar w:fldCharType="end"/>
            </w:r>
          </w:hyperlink>
        </w:p>
        <w:p w14:paraId="0870AD09" w14:textId="31F7228D" w:rsidR="005B1FAA" w:rsidRDefault="00000000">
          <w:pPr>
            <w:pStyle w:val="TOC2"/>
            <w:tabs>
              <w:tab w:val="right" w:leader="dot" w:pos="9016"/>
            </w:tabs>
            <w:rPr>
              <w:rFonts w:cstheme="minorBidi"/>
              <w:noProof/>
              <w:lang w:val="en-GB" w:eastAsia="en-GB"/>
            </w:rPr>
          </w:pPr>
          <w:hyperlink w:anchor="_Toc128498901" w:history="1">
            <w:r w:rsidR="005B1FAA" w:rsidRPr="000B0E0C">
              <w:rPr>
                <w:rStyle w:val="Hyperlink"/>
                <w:noProof/>
              </w:rPr>
              <w:t>3.1 Review of progress</w:t>
            </w:r>
            <w:r w:rsidR="005B1FAA">
              <w:rPr>
                <w:noProof/>
                <w:webHidden/>
              </w:rPr>
              <w:tab/>
            </w:r>
            <w:r w:rsidR="005B1FAA">
              <w:rPr>
                <w:noProof/>
                <w:webHidden/>
              </w:rPr>
              <w:fldChar w:fldCharType="begin"/>
            </w:r>
            <w:r w:rsidR="005B1FAA">
              <w:rPr>
                <w:noProof/>
                <w:webHidden/>
              </w:rPr>
              <w:instrText xml:space="preserve"> PAGEREF _Toc128498901 \h </w:instrText>
            </w:r>
            <w:r w:rsidR="005B1FAA">
              <w:rPr>
                <w:noProof/>
                <w:webHidden/>
              </w:rPr>
            </w:r>
            <w:r w:rsidR="005B1FAA">
              <w:rPr>
                <w:noProof/>
                <w:webHidden/>
              </w:rPr>
              <w:fldChar w:fldCharType="separate"/>
            </w:r>
            <w:r w:rsidR="005B1FAA">
              <w:rPr>
                <w:noProof/>
                <w:webHidden/>
              </w:rPr>
              <w:t>19</w:t>
            </w:r>
            <w:r w:rsidR="005B1FAA">
              <w:rPr>
                <w:noProof/>
                <w:webHidden/>
              </w:rPr>
              <w:fldChar w:fldCharType="end"/>
            </w:r>
          </w:hyperlink>
        </w:p>
        <w:p w14:paraId="65AAD483" w14:textId="11FF3385" w:rsidR="005B1FAA" w:rsidRDefault="00000000">
          <w:pPr>
            <w:pStyle w:val="TOC2"/>
            <w:tabs>
              <w:tab w:val="right" w:leader="dot" w:pos="9016"/>
            </w:tabs>
            <w:rPr>
              <w:rFonts w:cstheme="minorBidi"/>
              <w:noProof/>
              <w:lang w:val="en-GB" w:eastAsia="en-GB"/>
            </w:rPr>
          </w:pPr>
          <w:hyperlink w:anchor="_Toc128498902" w:history="1">
            <w:r w:rsidR="005B1FAA" w:rsidRPr="000B0E0C">
              <w:rPr>
                <w:rStyle w:val="Hyperlink"/>
                <w:noProof/>
              </w:rPr>
              <w:t>3.2 Tutor feedback</w:t>
            </w:r>
            <w:r w:rsidR="005B1FAA">
              <w:rPr>
                <w:noProof/>
                <w:webHidden/>
              </w:rPr>
              <w:tab/>
            </w:r>
            <w:r w:rsidR="005B1FAA">
              <w:rPr>
                <w:noProof/>
                <w:webHidden/>
              </w:rPr>
              <w:fldChar w:fldCharType="begin"/>
            </w:r>
            <w:r w:rsidR="005B1FAA">
              <w:rPr>
                <w:noProof/>
                <w:webHidden/>
              </w:rPr>
              <w:instrText xml:space="preserve"> PAGEREF _Toc128498902 \h </w:instrText>
            </w:r>
            <w:r w:rsidR="005B1FAA">
              <w:rPr>
                <w:noProof/>
                <w:webHidden/>
              </w:rPr>
            </w:r>
            <w:r w:rsidR="005B1FAA">
              <w:rPr>
                <w:noProof/>
                <w:webHidden/>
              </w:rPr>
              <w:fldChar w:fldCharType="separate"/>
            </w:r>
            <w:r w:rsidR="005B1FAA">
              <w:rPr>
                <w:noProof/>
                <w:webHidden/>
              </w:rPr>
              <w:t>20</w:t>
            </w:r>
            <w:r w:rsidR="005B1FAA">
              <w:rPr>
                <w:noProof/>
                <w:webHidden/>
              </w:rPr>
              <w:fldChar w:fldCharType="end"/>
            </w:r>
          </w:hyperlink>
        </w:p>
        <w:p w14:paraId="65A77FCD" w14:textId="3B5596C7" w:rsidR="005B1FAA" w:rsidRDefault="00000000">
          <w:pPr>
            <w:pStyle w:val="TOC1"/>
            <w:tabs>
              <w:tab w:val="right" w:leader="dot" w:pos="9016"/>
            </w:tabs>
            <w:rPr>
              <w:rFonts w:cstheme="minorBidi"/>
              <w:noProof/>
              <w:lang w:val="en-GB" w:eastAsia="en-GB"/>
            </w:rPr>
          </w:pPr>
          <w:hyperlink w:anchor="_Toc128498903" w:history="1">
            <w:r w:rsidR="005B1FAA" w:rsidRPr="000B0E0C">
              <w:rPr>
                <w:rStyle w:val="Hyperlink"/>
                <w:noProof/>
              </w:rPr>
              <w:t>4. References</w:t>
            </w:r>
            <w:r w:rsidR="005B1FAA">
              <w:rPr>
                <w:noProof/>
                <w:webHidden/>
              </w:rPr>
              <w:tab/>
            </w:r>
            <w:r w:rsidR="005B1FAA">
              <w:rPr>
                <w:noProof/>
                <w:webHidden/>
              </w:rPr>
              <w:fldChar w:fldCharType="begin"/>
            </w:r>
            <w:r w:rsidR="005B1FAA">
              <w:rPr>
                <w:noProof/>
                <w:webHidden/>
              </w:rPr>
              <w:instrText xml:space="preserve"> PAGEREF _Toc128498903 \h </w:instrText>
            </w:r>
            <w:r w:rsidR="005B1FAA">
              <w:rPr>
                <w:noProof/>
                <w:webHidden/>
              </w:rPr>
            </w:r>
            <w:r w:rsidR="005B1FAA">
              <w:rPr>
                <w:noProof/>
                <w:webHidden/>
              </w:rPr>
              <w:fldChar w:fldCharType="separate"/>
            </w:r>
            <w:r w:rsidR="005B1FAA">
              <w:rPr>
                <w:noProof/>
                <w:webHidden/>
              </w:rPr>
              <w:t>21</w:t>
            </w:r>
            <w:r w:rsidR="005B1FAA">
              <w:rPr>
                <w:noProof/>
                <w:webHidden/>
              </w:rPr>
              <w:fldChar w:fldCharType="end"/>
            </w:r>
          </w:hyperlink>
        </w:p>
        <w:p w14:paraId="65DECFFC" w14:textId="5D305E9A" w:rsidR="005B1FAA" w:rsidRDefault="00000000">
          <w:pPr>
            <w:pStyle w:val="TOC1"/>
            <w:tabs>
              <w:tab w:val="right" w:leader="dot" w:pos="9016"/>
            </w:tabs>
            <w:rPr>
              <w:rFonts w:cstheme="minorBidi"/>
              <w:noProof/>
              <w:lang w:val="en-GB" w:eastAsia="en-GB"/>
            </w:rPr>
          </w:pPr>
          <w:hyperlink w:anchor="_Toc128498904" w:history="1">
            <w:r w:rsidR="005B1FAA" w:rsidRPr="000B0E0C">
              <w:rPr>
                <w:rStyle w:val="Hyperlink"/>
                <w:noProof/>
              </w:rPr>
              <w:t>5. Appendix 1 – Feedback from Facebook posts</w:t>
            </w:r>
            <w:r w:rsidR="005B1FAA">
              <w:rPr>
                <w:noProof/>
                <w:webHidden/>
              </w:rPr>
              <w:tab/>
            </w:r>
            <w:r w:rsidR="005B1FAA">
              <w:rPr>
                <w:noProof/>
                <w:webHidden/>
              </w:rPr>
              <w:fldChar w:fldCharType="begin"/>
            </w:r>
            <w:r w:rsidR="005B1FAA">
              <w:rPr>
                <w:noProof/>
                <w:webHidden/>
              </w:rPr>
              <w:instrText xml:space="preserve"> PAGEREF _Toc128498904 \h </w:instrText>
            </w:r>
            <w:r w:rsidR="005B1FAA">
              <w:rPr>
                <w:noProof/>
                <w:webHidden/>
              </w:rPr>
            </w:r>
            <w:r w:rsidR="005B1FAA">
              <w:rPr>
                <w:noProof/>
                <w:webHidden/>
              </w:rPr>
              <w:fldChar w:fldCharType="separate"/>
            </w:r>
            <w:r w:rsidR="005B1FAA">
              <w:rPr>
                <w:noProof/>
                <w:webHidden/>
              </w:rPr>
              <w:t>22</w:t>
            </w:r>
            <w:r w:rsidR="005B1FAA">
              <w:rPr>
                <w:noProof/>
                <w:webHidden/>
              </w:rPr>
              <w:fldChar w:fldCharType="end"/>
            </w:r>
          </w:hyperlink>
        </w:p>
        <w:p w14:paraId="7615CC17" w14:textId="2FDDE1B2"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796532E5" w14:textId="3A5E7793" w:rsidR="00080865" w:rsidRDefault="00080865"/>
    <w:p w14:paraId="551E09F5" w14:textId="7C70E7BF" w:rsidR="00080865" w:rsidRDefault="00080865"/>
    <w:p w14:paraId="1277923C" w14:textId="1031C76A" w:rsidR="00080865" w:rsidRDefault="00080865"/>
    <w:p w14:paraId="60BBE926" w14:textId="23EC4720" w:rsidR="00080865" w:rsidRDefault="00080865"/>
    <w:p w14:paraId="3A7154D1" w14:textId="28CFA6A0" w:rsidR="00080865" w:rsidRDefault="00080865"/>
    <w:p w14:paraId="413813A7" w14:textId="1F56CB1B" w:rsidR="00080865" w:rsidRDefault="00080865"/>
    <w:p w14:paraId="5FBA91B0" w14:textId="137406B3" w:rsidR="00080865" w:rsidRDefault="00080865"/>
    <w:p w14:paraId="2A99523B" w14:textId="77777777" w:rsidR="00B2311F" w:rsidRDefault="00B2311F"/>
    <w:p w14:paraId="0E8B1728" w14:textId="41604D98" w:rsidR="00080865" w:rsidRDefault="007A1C37" w:rsidP="00F5468C">
      <w:pPr>
        <w:pStyle w:val="Heading1"/>
      </w:pPr>
      <w:bookmarkStart w:id="1" w:name="_Toc128498886"/>
      <w:r>
        <w:lastRenderedPageBreak/>
        <w:t xml:space="preserve">1. </w:t>
      </w:r>
      <w:r w:rsidR="000C71ED">
        <w:t>Preparation and planning</w:t>
      </w:r>
      <w:bookmarkEnd w:id="1"/>
    </w:p>
    <w:p w14:paraId="3AC7870E" w14:textId="148B17B1" w:rsidR="000C71ED" w:rsidRDefault="007A1C37" w:rsidP="00F5468C">
      <w:pPr>
        <w:pStyle w:val="Heading2"/>
      </w:pPr>
      <w:bookmarkStart w:id="2" w:name="_Toc128498887"/>
      <w:r>
        <w:t>1.1 Title and description</w:t>
      </w:r>
      <w:bookmarkEnd w:id="2"/>
    </w:p>
    <w:p w14:paraId="722FB9DA" w14:textId="3C7DC98D" w:rsidR="007A1C37" w:rsidRDefault="00F5468C" w:rsidP="00F5468C">
      <w:pPr>
        <w:pStyle w:val="Heading3"/>
      </w:pPr>
      <w:bookmarkStart w:id="3" w:name="_Toc128498888"/>
      <w:r>
        <w:t>1.1.1 Working title</w:t>
      </w:r>
      <w:bookmarkEnd w:id="3"/>
    </w:p>
    <w:p w14:paraId="42106E77" w14:textId="0B6657DC" w:rsidR="007A1C37" w:rsidRDefault="007A1C37" w:rsidP="000C71ED">
      <w:r w:rsidRPr="007A1C37">
        <w:t>The design of a web application to act as a hub of services for the transgender community in Liverpool</w:t>
      </w:r>
    </w:p>
    <w:p w14:paraId="70455561" w14:textId="1B1CFDE2" w:rsidR="007A1C37" w:rsidRDefault="00F5468C" w:rsidP="00F5468C">
      <w:pPr>
        <w:pStyle w:val="Heading3"/>
      </w:pPr>
      <w:bookmarkStart w:id="4" w:name="_Toc128498889"/>
      <w:commentRangeStart w:id="5"/>
      <w:r>
        <w:t>1.1.2 The problem</w:t>
      </w:r>
      <w:bookmarkEnd w:id="4"/>
      <w:commentRangeEnd w:id="5"/>
      <w:r w:rsidR="00762D47">
        <w:rPr>
          <w:rStyle w:val="CommentReference"/>
          <w:rFonts w:asciiTheme="minorHAnsi" w:eastAsiaTheme="minorHAnsi" w:hAnsiTheme="minorHAnsi" w:cstheme="minorBidi"/>
          <w:color w:val="auto"/>
        </w:rPr>
        <w:commentReference w:id="5"/>
      </w:r>
    </w:p>
    <w:p w14:paraId="244DD3EA" w14:textId="0C8E5071" w:rsidR="009D7029" w:rsidRDefault="009D7029" w:rsidP="00F5468C">
      <w:r>
        <w:t>There are many vital services available to the transgender community in Liverpool, but it can be a challenge to find them</w:t>
      </w:r>
      <w:r w:rsidR="004F041B">
        <w:t xml:space="preserve">. This is </w:t>
      </w:r>
      <w:r>
        <w:t>particularly</w:t>
      </w:r>
      <w:r w:rsidR="004F041B">
        <w:t xml:space="preserve"> the case</w:t>
      </w:r>
      <w:r>
        <w:t xml:space="preserve"> for new members of the community who may be in a vulnerable situation</w:t>
      </w:r>
      <w:r w:rsidR="004F041B">
        <w:t xml:space="preserve">, as the point of coming out </w:t>
      </w:r>
      <w:r w:rsidR="00B43748">
        <w:t>is</w:t>
      </w:r>
      <w:r w:rsidR="004F041B">
        <w:t xml:space="preserve"> a huge life change</w:t>
      </w:r>
      <w:r w:rsidR="00B43748">
        <w:t xml:space="preserve"> that</w:t>
      </w:r>
      <w:r w:rsidR="004F041B">
        <w:t xml:space="preserve"> </w:t>
      </w:r>
      <w:r w:rsidR="00B43748">
        <w:t>may</w:t>
      </w:r>
      <w:r w:rsidR="004F041B">
        <w:t xml:space="preserve"> be accompanied by mental health</w:t>
      </w:r>
      <w:r w:rsidR="00B43748">
        <w:t xml:space="preserve"> issues</w:t>
      </w:r>
      <w:r w:rsidR="004F041B">
        <w:t xml:space="preserve"> and the loss of relationships</w:t>
      </w:r>
      <w:r>
        <w:t>. This is compounded by transgender healthcare facing profound ignorance (and in some cases</w:t>
      </w:r>
      <w:r w:rsidR="00B43748">
        <w:t xml:space="preserve"> outright</w:t>
      </w:r>
      <w:r>
        <w:t xml:space="preserve"> bigotry) from many GPs,</w:t>
      </w:r>
      <w:r w:rsidR="004F041B">
        <w:t xml:space="preserve"> who may attempt to block or delay attempts at medical transition,</w:t>
      </w:r>
      <w:r>
        <w:t xml:space="preserve"> alongside extreme waiting lists for</w:t>
      </w:r>
      <w:r w:rsidR="00B43748">
        <w:t xml:space="preserve"> </w:t>
      </w:r>
      <w:r w:rsidR="004F041B">
        <w:t>appointments at Gender Identity Clinics</w:t>
      </w:r>
      <w:r>
        <w:t>.</w:t>
      </w:r>
    </w:p>
    <w:p w14:paraId="3C70EF9F" w14:textId="2487220E" w:rsidR="00316917" w:rsidRDefault="004F041B" w:rsidP="00F5468C">
      <w:r>
        <w:t>The trans community attempts to solve these issues in numerous ways, mostly informal</w:t>
      </w:r>
      <w:r w:rsidR="00316917">
        <w:t xml:space="preserve"> (</w:t>
      </w:r>
      <w:proofErr w:type="gramStart"/>
      <w:r w:rsidR="00316917">
        <w:t>e.g.</w:t>
      </w:r>
      <w:proofErr w:type="gramEnd"/>
      <w:r w:rsidR="00316917">
        <w:t xml:space="preserve"> by word of mouth in group chats), but two more formal ways are the Liverpool Trans Wiki </w:t>
      </w:r>
      <w:ins w:id="6" w:author="Craig Williamson" w:date="2023-03-11T10:05:00Z">
        <w:r w:rsidR="00895FD5">
          <w:t xml:space="preserve">[reference?] </w:t>
        </w:r>
      </w:ins>
      <w:r w:rsidR="00316917">
        <w:t xml:space="preserve">which catalogues </w:t>
      </w:r>
      <w:r w:rsidR="007B779A">
        <w:t>and comments on</w:t>
      </w:r>
      <w:r w:rsidR="00316917">
        <w:t xml:space="preserve"> many services that are available; and the Spirit Level peer support group which invites in guests from services to explain what they offer to the community.</w:t>
      </w:r>
      <w:r w:rsidR="007B779A">
        <w:t xml:space="preserve"> </w:t>
      </w:r>
      <w:r w:rsidR="00316917">
        <w:t>Th</w:t>
      </w:r>
      <w:r w:rsidR="007B779A">
        <w:t>e proposed web</w:t>
      </w:r>
      <w:r w:rsidR="00316917">
        <w:t xml:space="preserve"> app will seek to build on</w:t>
      </w:r>
      <w:r w:rsidR="007B779A">
        <w:t xml:space="preserve"> these solutions and incorporate this specialist knowledge into it.</w:t>
      </w:r>
    </w:p>
    <w:p w14:paraId="3AF4402C" w14:textId="0D864B4F" w:rsidR="00417F18" w:rsidRDefault="007B779A" w:rsidP="00F5468C">
      <w:r>
        <w:t>The core features of the app will comprise a database of services, which is searchable and contains tags (</w:t>
      </w:r>
      <w:proofErr w:type="gramStart"/>
      <w:r>
        <w:t>e.g.</w:t>
      </w:r>
      <w:proofErr w:type="gramEnd"/>
      <w:r>
        <w:t xml:space="preserve"> peer support, mental health, sexual health), as well as a map which shows the services pinned on it.</w:t>
      </w:r>
      <w:r w:rsidR="00D425C4">
        <w:t xml:space="preserve"> More information should be provided on each service if they are selected </w:t>
      </w:r>
      <w:r w:rsidR="005C5061">
        <w:t>and</w:t>
      </w:r>
      <w:r w:rsidR="00D425C4">
        <w:t xml:space="preserve"> a way to contact or use that service as appropriate. This may simply be a link to a website (</w:t>
      </w:r>
      <w:proofErr w:type="gramStart"/>
      <w:r w:rsidR="00D425C4">
        <w:t>e.g.</w:t>
      </w:r>
      <w:proofErr w:type="gramEnd"/>
      <w:r w:rsidR="00D425C4">
        <w:t xml:space="preserve"> for a </w:t>
      </w:r>
      <w:r w:rsidR="00A912E0">
        <w:t>self-referral</w:t>
      </w:r>
      <w:r w:rsidR="00D425C4">
        <w:t xml:space="preserve"> for counselling) or sending a text message or email to (e.g. to the chair of a peer support group).</w:t>
      </w:r>
      <w:r w:rsidR="00A912E0">
        <w:t xml:space="preserve"> Another planned feature is a calendar of events</w:t>
      </w:r>
      <w:r w:rsidR="00954061">
        <w:t xml:space="preserve"> such as peer support meetups,</w:t>
      </w:r>
      <w:r w:rsidR="00A912E0">
        <w:t xml:space="preserve"> with optional push notifications</w:t>
      </w:r>
      <w:commentRangeStart w:id="7"/>
      <w:r w:rsidR="00A912E0">
        <w:t>.</w:t>
      </w:r>
      <w:r w:rsidR="00954061">
        <w:t xml:space="preserve"> </w:t>
      </w:r>
      <w:r w:rsidR="00417F18">
        <w:t xml:space="preserve">Features that require some </w:t>
      </w:r>
      <w:proofErr w:type="gramStart"/>
      <w:r w:rsidR="00417F18">
        <w:t>consideration</w:t>
      </w:r>
      <w:proofErr w:type="gramEnd"/>
      <w:r w:rsidR="00417F18">
        <w:t xml:space="preserve"> are investigating the</w:t>
      </w:r>
      <w:r w:rsidR="00954061">
        <w:t xml:space="preserve"> feasibility of providing directions to services on the map</w:t>
      </w:r>
      <w:r w:rsidR="00417F18">
        <w:t>; and what the best way is to signpost users to essential medical services (some of which are not local).</w:t>
      </w:r>
      <w:r w:rsidR="00B010AE">
        <w:t xml:space="preserve"> </w:t>
      </w:r>
      <w:commentRangeEnd w:id="7"/>
      <w:r w:rsidR="00762D47">
        <w:rPr>
          <w:rStyle w:val="CommentReference"/>
        </w:rPr>
        <w:commentReference w:id="7"/>
      </w:r>
      <w:r w:rsidR="00B010AE">
        <w:t xml:space="preserve">Ethical considerations are </w:t>
      </w:r>
      <w:r w:rsidR="00417F18">
        <w:t xml:space="preserve">vital </w:t>
      </w:r>
      <w:r w:rsidR="00B010AE">
        <w:t>for this project, as some users may still be</w:t>
      </w:r>
      <w:r w:rsidR="005C5061">
        <w:t xml:space="preserve"> </w:t>
      </w:r>
      <w:r w:rsidR="00B010AE">
        <w:t xml:space="preserve">closeted and may need to conceal their use of the app. This must be considered at every stage, in every task and be at the forefront of the final product </w:t>
      </w:r>
      <w:r w:rsidR="005C5061">
        <w:t>to</w:t>
      </w:r>
      <w:r w:rsidR="00B010AE">
        <w:t xml:space="preserve"> </w:t>
      </w:r>
      <w:commentRangeStart w:id="8"/>
      <w:commentRangeStart w:id="9"/>
      <w:r w:rsidR="00B010AE">
        <w:t>reassure user</w:t>
      </w:r>
      <w:r w:rsidR="005C5061">
        <w:t>s</w:t>
      </w:r>
      <w:r w:rsidR="00B010AE">
        <w:t xml:space="preserve"> that their identity is safe</w:t>
      </w:r>
      <w:commentRangeEnd w:id="8"/>
      <w:r w:rsidR="00762D47">
        <w:rPr>
          <w:rStyle w:val="CommentReference"/>
        </w:rPr>
        <w:commentReference w:id="8"/>
      </w:r>
      <w:commentRangeEnd w:id="9"/>
      <w:r w:rsidR="006E2AA8">
        <w:rPr>
          <w:rStyle w:val="CommentReference"/>
        </w:rPr>
        <w:commentReference w:id="9"/>
      </w:r>
      <w:r w:rsidR="00B010AE">
        <w:t>.</w:t>
      </w:r>
    </w:p>
    <w:p w14:paraId="7403D563" w14:textId="1E7C8DF0" w:rsidR="005C5061" w:rsidRDefault="005C5061" w:rsidP="00F5468C">
      <w:r>
        <w:t xml:space="preserve">The project will focus specifically on Liverpool due to the </w:t>
      </w:r>
      <w:r w:rsidR="00456D3E">
        <w:t>ability to engage with services and their users directly and due to already existing knowledge. However, if successful the app could be expanded to cover the whole of the UK, it would be a matter of gathering the data</w:t>
      </w:r>
      <w:r w:rsidR="00F82F95">
        <w:t xml:space="preserve"> rather than any technical challenges.</w:t>
      </w:r>
    </w:p>
    <w:p w14:paraId="2B5DE217" w14:textId="4BB76525" w:rsidR="00AF5FE2" w:rsidRDefault="00AF5FE2" w:rsidP="00F5468C"/>
    <w:p w14:paraId="55B01FA5" w14:textId="56F468FD" w:rsidR="00AF5FE2" w:rsidRDefault="00AF5FE2" w:rsidP="00F5468C"/>
    <w:p w14:paraId="796C9DA7" w14:textId="56E91783" w:rsidR="00B2311F" w:rsidRDefault="00B2311F" w:rsidP="00F5468C"/>
    <w:p w14:paraId="4737E291" w14:textId="77777777" w:rsidR="00B2311F" w:rsidRDefault="00B2311F" w:rsidP="00F5468C"/>
    <w:p w14:paraId="5796A0AD" w14:textId="77777777" w:rsidR="00AF5FE2" w:rsidRDefault="00AF5FE2" w:rsidP="00F5468C"/>
    <w:p w14:paraId="588E28A8" w14:textId="6F4956E2" w:rsidR="007A1C37" w:rsidRDefault="007A1C37" w:rsidP="00F5468C">
      <w:pPr>
        <w:pStyle w:val="Heading2"/>
      </w:pPr>
      <w:bookmarkStart w:id="10" w:name="_Toc128498890"/>
      <w:commentRangeStart w:id="11"/>
      <w:r>
        <w:lastRenderedPageBreak/>
        <w:t>1.2 Tasks and subtasks</w:t>
      </w:r>
      <w:bookmarkEnd w:id="10"/>
      <w:commentRangeEnd w:id="11"/>
      <w:r w:rsidR="00762D47">
        <w:rPr>
          <w:rStyle w:val="CommentReference"/>
          <w:rFonts w:asciiTheme="minorHAnsi" w:eastAsiaTheme="minorHAnsi" w:hAnsiTheme="minorHAnsi" w:cstheme="minorBidi"/>
          <w:color w:val="auto"/>
        </w:rPr>
        <w:commentReference w:id="11"/>
      </w:r>
    </w:p>
    <w:p w14:paraId="7451D1C6" w14:textId="5DBDF0D3" w:rsidR="00FA2558" w:rsidRDefault="00FA2558" w:rsidP="00903A0D">
      <w:pPr>
        <w:pStyle w:val="ListParagraph"/>
        <w:numPr>
          <w:ilvl w:val="0"/>
          <w:numId w:val="6"/>
        </w:numPr>
      </w:pPr>
      <w:r>
        <w:t>Gather requirements</w:t>
      </w:r>
    </w:p>
    <w:p w14:paraId="20E2867F" w14:textId="159124AF" w:rsidR="006B0ACE" w:rsidRDefault="0044576C" w:rsidP="00FA2558">
      <w:pPr>
        <w:pStyle w:val="ListParagraph"/>
        <w:numPr>
          <w:ilvl w:val="1"/>
          <w:numId w:val="6"/>
        </w:numPr>
      </w:pPr>
      <w:r>
        <w:t>Write requirements</w:t>
      </w:r>
    </w:p>
    <w:p w14:paraId="69EE3B3A" w14:textId="0979519E" w:rsidR="006B0ACE" w:rsidRDefault="0044576C" w:rsidP="00FA2558">
      <w:pPr>
        <w:pStyle w:val="ListParagraph"/>
        <w:numPr>
          <w:ilvl w:val="1"/>
          <w:numId w:val="6"/>
        </w:numPr>
      </w:pPr>
      <w:r>
        <w:t>C</w:t>
      </w:r>
      <w:r w:rsidR="006B0ACE">
        <w:t>reate user stories</w:t>
      </w:r>
    </w:p>
    <w:p w14:paraId="75F5E735" w14:textId="208A4A51" w:rsidR="00903A0D" w:rsidRDefault="00903A0D" w:rsidP="00903A0D">
      <w:pPr>
        <w:pStyle w:val="ListParagraph"/>
        <w:numPr>
          <w:ilvl w:val="0"/>
          <w:numId w:val="6"/>
        </w:numPr>
      </w:pPr>
      <w:r>
        <w:t>Choose and implement a d</w:t>
      </w:r>
      <w:r w:rsidR="00B010AE">
        <w:t>atabase</w:t>
      </w:r>
    </w:p>
    <w:p w14:paraId="74317B8E" w14:textId="05C4BD38" w:rsidR="00903A0D" w:rsidRDefault="00903A0D" w:rsidP="00903A0D">
      <w:pPr>
        <w:pStyle w:val="ListParagraph"/>
        <w:numPr>
          <w:ilvl w:val="1"/>
          <w:numId w:val="6"/>
        </w:numPr>
      </w:pPr>
      <w:r>
        <w:t>Undertake a literature review and make a choice</w:t>
      </w:r>
    </w:p>
    <w:p w14:paraId="679BC2C4" w14:textId="0F0011D5" w:rsidR="00903A0D" w:rsidRDefault="00903A0D" w:rsidP="00903A0D">
      <w:pPr>
        <w:pStyle w:val="ListParagraph"/>
        <w:numPr>
          <w:ilvl w:val="1"/>
          <w:numId w:val="6"/>
        </w:numPr>
      </w:pPr>
      <w:r>
        <w:t>Setup the database and input enough data to test the functioning of app features</w:t>
      </w:r>
    </w:p>
    <w:p w14:paraId="10B8D6DF" w14:textId="5197D92A" w:rsidR="00903A0D" w:rsidRDefault="00903A0D" w:rsidP="00903A0D">
      <w:pPr>
        <w:pStyle w:val="ListParagraph"/>
        <w:numPr>
          <w:ilvl w:val="1"/>
          <w:numId w:val="6"/>
        </w:numPr>
      </w:pPr>
      <w:r>
        <w:t>Program API calls to the database</w:t>
      </w:r>
    </w:p>
    <w:p w14:paraId="49730017" w14:textId="7D0803C6" w:rsidR="00903A0D" w:rsidRDefault="00903A0D" w:rsidP="00903A0D">
      <w:pPr>
        <w:pStyle w:val="ListParagraph"/>
        <w:numPr>
          <w:ilvl w:val="0"/>
          <w:numId w:val="6"/>
        </w:numPr>
      </w:pPr>
      <w:r>
        <w:t>Map</w:t>
      </w:r>
    </w:p>
    <w:p w14:paraId="426AC2BD" w14:textId="2AB2E692" w:rsidR="00903A0D" w:rsidRDefault="00903A0D" w:rsidP="00903A0D">
      <w:pPr>
        <w:pStyle w:val="ListParagraph"/>
        <w:numPr>
          <w:ilvl w:val="1"/>
          <w:numId w:val="6"/>
        </w:numPr>
      </w:pPr>
      <w:r>
        <w:t>Setup HTML wireframe</w:t>
      </w:r>
    </w:p>
    <w:p w14:paraId="2C44406A" w14:textId="2849C598" w:rsidR="0002261C" w:rsidRDefault="0002261C" w:rsidP="00903A0D">
      <w:pPr>
        <w:pStyle w:val="ListParagraph"/>
        <w:numPr>
          <w:ilvl w:val="1"/>
          <w:numId w:val="6"/>
        </w:numPr>
      </w:pPr>
      <w:r>
        <w:t>Program map</w:t>
      </w:r>
    </w:p>
    <w:p w14:paraId="312E3030" w14:textId="3078B4AA" w:rsidR="0002261C" w:rsidRDefault="0002261C" w:rsidP="00903A0D">
      <w:pPr>
        <w:pStyle w:val="ListParagraph"/>
        <w:numPr>
          <w:ilvl w:val="1"/>
          <w:numId w:val="6"/>
        </w:numPr>
      </w:pPr>
      <w:r>
        <w:t>Program pins for map</w:t>
      </w:r>
    </w:p>
    <w:p w14:paraId="21B7A6E1" w14:textId="1BD7CA64" w:rsidR="0002261C" w:rsidRDefault="0002261C" w:rsidP="00903A0D">
      <w:pPr>
        <w:pStyle w:val="ListParagraph"/>
        <w:numPr>
          <w:ilvl w:val="1"/>
          <w:numId w:val="6"/>
        </w:numPr>
      </w:pPr>
      <w:r>
        <w:t>Investigate</w:t>
      </w:r>
      <w:r w:rsidR="003F5771">
        <w:t xml:space="preserve"> a</w:t>
      </w:r>
      <w:r>
        <w:t xml:space="preserve"> </w:t>
      </w:r>
      <w:r w:rsidR="0044576C">
        <w:t>‘</w:t>
      </w:r>
      <w:r>
        <w:t>directions</w:t>
      </w:r>
      <w:r w:rsidR="0044576C">
        <w:t>’</w:t>
      </w:r>
      <w:r w:rsidR="003F5771">
        <w:t xml:space="preserve"> feature and implement if feasible</w:t>
      </w:r>
    </w:p>
    <w:p w14:paraId="1623DFE8" w14:textId="552CFAEE" w:rsidR="003F5771" w:rsidRDefault="003F5771" w:rsidP="003F5771">
      <w:pPr>
        <w:pStyle w:val="ListParagraph"/>
        <w:numPr>
          <w:ilvl w:val="0"/>
          <w:numId w:val="6"/>
        </w:numPr>
      </w:pPr>
      <w:r>
        <w:t>Search function</w:t>
      </w:r>
    </w:p>
    <w:p w14:paraId="39A36117" w14:textId="6279B0DE" w:rsidR="0034109E" w:rsidRDefault="0034109E" w:rsidP="0034109E">
      <w:pPr>
        <w:pStyle w:val="ListParagraph"/>
        <w:numPr>
          <w:ilvl w:val="1"/>
          <w:numId w:val="6"/>
        </w:numPr>
      </w:pPr>
      <w:r>
        <w:t>Program API calls for searches</w:t>
      </w:r>
    </w:p>
    <w:p w14:paraId="2B9CF228" w14:textId="46D6207F" w:rsidR="003F5771" w:rsidRDefault="0034109E" w:rsidP="003F5771">
      <w:pPr>
        <w:pStyle w:val="ListParagraph"/>
        <w:numPr>
          <w:ilvl w:val="1"/>
          <w:numId w:val="6"/>
        </w:numPr>
      </w:pPr>
      <w:r>
        <w:t>Implement tags for each service</w:t>
      </w:r>
    </w:p>
    <w:p w14:paraId="09FCCDED" w14:textId="53261CD7" w:rsidR="00EB1AA4" w:rsidRDefault="00EB1AA4" w:rsidP="00EB1AA4">
      <w:pPr>
        <w:pStyle w:val="ListParagraph"/>
        <w:numPr>
          <w:ilvl w:val="1"/>
          <w:numId w:val="6"/>
        </w:numPr>
      </w:pPr>
      <w:r>
        <w:t>Program display of results on the map</w:t>
      </w:r>
    </w:p>
    <w:p w14:paraId="62FBD619" w14:textId="2695E770" w:rsidR="00EB1AA4" w:rsidRDefault="00EB1AA4" w:rsidP="00EB1AA4">
      <w:pPr>
        <w:pStyle w:val="ListParagraph"/>
        <w:numPr>
          <w:ilvl w:val="0"/>
          <w:numId w:val="6"/>
        </w:numPr>
      </w:pPr>
      <w:r>
        <w:t>Contact with services</w:t>
      </w:r>
    </w:p>
    <w:p w14:paraId="5FDC8B21" w14:textId="5B786E94" w:rsidR="00EB1AA4" w:rsidRDefault="00EB1AA4" w:rsidP="00EB1AA4">
      <w:pPr>
        <w:pStyle w:val="ListParagraph"/>
        <w:numPr>
          <w:ilvl w:val="1"/>
          <w:numId w:val="6"/>
        </w:numPr>
      </w:pPr>
      <w:r>
        <w:t>Elicit feedback from service representatives about their needs</w:t>
      </w:r>
    </w:p>
    <w:p w14:paraId="7ADD6B0E" w14:textId="172ACA73" w:rsidR="00EB1AA4" w:rsidRDefault="00EB1AA4" w:rsidP="00EB1AA4">
      <w:pPr>
        <w:pStyle w:val="ListParagraph"/>
        <w:numPr>
          <w:ilvl w:val="1"/>
          <w:numId w:val="6"/>
        </w:numPr>
      </w:pPr>
      <w:r>
        <w:t>Search for appropriate plugins for sending SMS/email from the app</w:t>
      </w:r>
    </w:p>
    <w:p w14:paraId="5FA56123" w14:textId="4451493D" w:rsidR="00EB1AA4" w:rsidRDefault="00EB1AA4" w:rsidP="00EB1AA4">
      <w:pPr>
        <w:pStyle w:val="ListParagraph"/>
        <w:numPr>
          <w:ilvl w:val="0"/>
          <w:numId w:val="6"/>
        </w:numPr>
      </w:pPr>
      <w:r>
        <w:t>Calendar</w:t>
      </w:r>
    </w:p>
    <w:p w14:paraId="17C55013" w14:textId="3D62A24D" w:rsidR="00EB1AA4" w:rsidRDefault="00EB1AA4" w:rsidP="00EB1AA4">
      <w:pPr>
        <w:pStyle w:val="ListParagraph"/>
        <w:numPr>
          <w:ilvl w:val="1"/>
          <w:numId w:val="6"/>
        </w:numPr>
      </w:pPr>
      <w:r>
        <w:t>Implement user accounts</w:t>
      </w:r>
    </w:p>
    <w:p w14:paraId="0BF93CB1" w14:textId="22F90701" w:rsidR="00EB1AA4" w:rsidRDefault="00EB1AA4" w:rsidP="00EB1AA4">
      <w:pPr>
        <w:pStyle w:val="ListParagraph"/>
        <w:numPr>
          <w:ilvl w:val="1"/>
          <w:numId w:val="6"/>
        </w:numPr>
      </w:pPr>
      <w:r>
        <w:t>Implement event creation</w:t>
      </w:r>
    </w:p>
    <w:p w14:paraId="468E8176" w14:textId="6D5BFFC5" w:rsidR="00EB1AA4" w:rsidRDefault="00EB1AA4" w:rsidP="00EB1AA4">
      <w:pPr>
        <w:pStyle w:val="ListParagraph"/>
        <w:numPr>
          <w:ilvl w:val="1"/>
          <w:numId w:val="6"/>
        </w:numPr>
      </w:pPr>
      <w:r>
        <w:t>Search for appropriate plugin for push notifications</w:t>
      </w:r>
    </w:p>
    <w:p w14:paraId="7D700BC5" w14:textId="16A57051" w:rsidR="009B045D" w:rsidRDefault="009B045D" w:rsidP="00EB1AA4">
      <w:pPr>
        <w:pStyle w:val="ListParagraph"/>
        <w:numPr>
          <w:ilvl w:val="1"/>
          <w:numId w:val="6"/>
        </w:numPr>
      </w:pPr>
      <w:r>
        <w:t>Implement personalised calendar</w:t>
      </w:r>
    </w:p>
    <w:p w14:paraId="63D28986" w14:textId="0B46EEB4" w:rsidR="009B045D" w:rsidRDefault="009B045D" w:rsidP="009B045D">
      <w:pPr>
        <w:pStyle w:val="ListParagraph"/>
        <w:numPr>
          <w:ilvl w:val="0"/>
          <w:numId w:val="6"/>
        </w:numPr>
      </w:pPr>
      <w:r>
        <w:t>Privacy</w:t>
      </w:r>
    </w:p>
    <w:p w14:paraId="3B402FFB" w14:textId="407C304D" w:rsidR="009B045D" w:rsidRDefault="009B045D" w:rsidP="009B045D">
      <w:pPr>
        <w:pStyle w:val="ListParagraph"/>
        <w:numPr>
          <w:ilvl w:val="1"/>
          <w:numId w:val="6"/>
        </w:numPr>
      </w:pPr>
      <w:r>
        <w:t>Implement a ‘closet mode’</w:t>
      </w:r>
      <w:r w:rsidR="00293808">
        <w:t xml:space="preserve"> (</w:t>
      </w:r>
      <w:proofErr w:type="gramStart"/>
      <w:r w:rsidR="00293808">
        <w:t>e.g.</w:t>
      </w:r>
      <w:proofErr w:type="gramEnd"/>
      <w:r w:rsidR="00293808">
        <w:t xml:space="preserve"> no notifications, conceal nature of app)</w:t>
      </w:r>
    </w:p>
    <w:p w14:paraId="7755C8DE" w14:textId="09066B86" w:rsidR="0044576C" w:rsidRDefault="0044576C" w:rsidP="0044576C">
      <w:pPr>
        <w:pStyle w:val="ListParagraph"/>
        <w:numPr>
          <w:ilvl w:val="0"/>
          <w:numId w:val="6"/>
        </w:numPr>
      </w:pPr>
      <w:r>
        <w:t>User Interface</w:t>
      </w:r>
    </w:p>
    <w:p w14:paraId="565799AB" w14:textId="00C8E533" w:rsidR="0044576C" w:rsidRDefault="00AF5FE2" w:rsidP="0044576C">
      <w:pPr>
        <w:pStyle w:val="ListParagraph"/>
        <w:numPr>
          <w:ilvl w:val="1"/>
          <w:numId w:val="6"/>
        </w:numPr>
      </w:pPr>
      <w:r>
        <w:t xml:space="preserve">Work </w:t>
      </w:r>
      <w:r w:rsidR="001673D8">
        <w:t>on improving the appearance of the UI</w:t>
      </w:r>
    </w:p>
    <w:p w14:paraId="4A20A5BB" w14:textId="7C7C62CA" w:rsidR="00B22D69" w:rsidRDefault="00B22D69" w:rsidP="000C71ED"/>
    <w:p w14:paraId="4AE6E401" w14:textId="1B221947" w:rsidR="00AF5FE2" w:rsidRDefault="00AF5FE2" w:rsidP="000C71ED"/>
    <w:p w14:paraId="06307557" w14:textId="51A6297B" w:rsidR="00AF5FE2" w:rsidRDefault="00AF5FE2" w:rsidP="000C71ED"/>
    <w:p w14:paraId="6E9241AD" w14:textId="773DF5B4" w:rsidR="00AF5FE2" w:rsidRDefault="00AF5FE2" w:rsidP="000C71ED"/>
    <w:p w14:paraId="1F07FB1F" w14:textId="4C06E5C5" w:rsidR="00AF5FE2" w:rsidRDefault="00AF5FE2" w:rsidP="000C71ED"/>
    <w:p w14:paraId="3FA990C8" w14:textId="0383DEA6" w:rsidR="00AF5FE2" w:rsidRDefault="00AF5FE2" w:rsidP="000C71ED"/>
    <w:p w14:paraId="75014085" w14:textId="3D03CEC2" w:rsidR="00AF5FE2" w:rsidRDefault="00AF5FE2" w:rsidP="000C71ED"/>
    <w:p w14:paraId="1C4B2657" w14:textId="4827BF0C" w:rsidR="00AF5FE2" w:rsidRDefault="00AF5FE2" w:rsidP="000C71ED"/>
    <w:p w14:paraId="37D91078" w14:textId="77777777" w:rsidR="00AF5FE2" w:rsidRDefault="00AF5FE2" w:rsidP="000C71ED"/>
    <w:p w14:paraId="6FD4A4C7" w14:textId="778CC672" w:rsidR="007A1C37" w:rsidRDefault="007A1C37" w:rsidP="00F5468C">
      <w:pPr>
        <w:pStyle w:val="Heading2"/>
      </w:pPr>
      <w:bookmarkStart w:id="12" w:name="_Toc128498891"/>
      <w:r>
        <w:lastRenderedPageBreak/>
        <w:t>1.3 Project lifecycle</w:t>
      </w:r>
      <w:bookmarkEnd w:id="12"/>
    </w:p>
    <w:p w14:paraId="0A51FA17" w14:textId="4774FA0E" w:rsidR="00147A48" w:rsidRDefault="007A1C37" w:rsidP="00147A48">
      <w:pPr>
        <w:pStyle w:val="Heading3"/>
      </w:pPr>
      <w:bookmarkStart w:id="13" w:name="_Toc128498892"/>
      <w:r w:rsidRPr="00147A48">
        <w:t>1.3.1 Lifecyle model</w:t>
      </w:r>
      <w:bookmarkEnd w:id="13"/>
    </w:p>
    <w:p w14:paraId="6DA9B2F1" w14:textId="4822E677" w:rsidR="00170A56" w:rsidRDefault="00E51220" w:rsidP="00170A56">
      <w:r>
        <w:t>Whilst some of the project has similarities with the webapp developed as part of TM352, which involved a map and writing API calls to a database, many of the features will require learning and some trial and error to implement.</w:t>
      </w:r>
      <w:r w:rsidR="005B0E9D">
        <w:t xml:space="preserve"> Therefore</w:t>
      </w:r>
      <w:r w:rsidR="00F82F95">
        <w:t>,</w:t>
      </w:r>
      <w:r w:rsidR="005B0E9D">
        <w:t xml:space="preserve"> a lifecycle that features iteration and evaluation is essential to the project to ensure that non-routine tasks are properly implemented. Additionally, </w:t>
      </w:r>
      <w:r w:rsidR="00B53BE2">
        <w:t>due my regular attendance at trans peer support groups, trans community events and being a member of the board of trustees of the transgender charity CMAGIC</w:t>
      </w:r>
      <w:r w:rsidR="00730EFD">
        <w:t xml:space="preserve">, there is an opportunity to gather regular feedback on the app during development. </w:t>
      </w:r>
      <w:commentRangeStart w:id="14"/>
      <w:r w:rsidR="00730EFD">
        <w:t xml:space="preserve">Adopting </w:t>
      </w:r>
      <w:commentRangeStart w:id="15"/>
      <w:r w:rsidR="00730EFD">
        <w:t xml:space="preserve">a user centred approach </w:t>
      </w:r>
      <w:commentRangeEnd w:id="15"/>
      <w:r w:rsidR="006E2AA8">
        <w:rPr>
          <w:rStyle w:val="CommentReference"/>
        </w:rPr>
        <w:commentReference w:id="15"/>
      </w:r>
      <w:r w:rsidR="00730EFD">
        <w:t>is a way to utilise these two essential aspects of the project and to evaluate the features on an ongoing basis.</w:t>
      </w:r>
      <w:commentRangeEnd w:id="14"/>
      <w:r w:rsidR="00762D47">
        <w:rPr>
          <w:rStyle w:val="CommentReference"/>
        </w:rPr>
        <w:commentReference w:id="14"/>
      </w:r>
    </w:p>
    <w:p w14:paraId="19BA834E" w14:textId="3819FC0A" w:rsidR="0002399A" w:rsidRDefault="00730EFD" w:rsidP="0002399A">
      <w:r>
        <w:t>Agile perspectives are important to keep in mind, that is to worry more about ‘doing’ than ‘documenting’</w:t>
      </w:r>
      <w:r w:rsidR="009B5D67">
        <w:t xml:space="preserve"> (“Working software over comprehensive documentation” is one of the four values from the Agile Manifesto (</w:t>
      </w:r>
      <w:r w:rsidR="00EF3932">
        <w:t>Beck et al, 2001</w:t>
      </w:r>
      <w:r w:rsidR="009B5D67">
        <w:t>))</w:t>
      </w:r>
      <w:r>
        <w:t>. However, the nature of the project is that documenting and explaining the development process is key and potentially more important that necessarily ending with fully working software</w:t>
      </w:r>
      <w:r w:rsidR="004F6B73">
        <w:t xml:space="preserve"> (though of course that is an important goal)</w:t>
      </w:r>
      <w:r w:rsidR="00075EFE">
        <w:t xml:space="preserve">, which runs counter to the Agile Manifesto. Also, much of Agile is focused on teams and collaboration, which is not relevant to this </w:t>
      </w:r>
      <w:r w:rsidR="00D2467C">
        <w:t>project since</w:t>
      </w:r>
      <w:r w:rsidR="00075EFE">
        <w:t xml:space="preserve"> there is only one developer. However</w:t>
      </w:r>
      <w:r w:rsidR="00D2467C">
        <w:t>,</w:t>
      </w:r>
      <w:r w:rsidR="00075EFE">
        <w:t xml:space="preserve"> some of the </w:t>
      </w:r>
      <w:r w:rsidR="00D2467C">
        <w:t xml:space="preserve">values and </w:t>
      </w:r>
      <w:r w:rsidR="00075EFE">
        <w:t>principles could be kept in mind, such as welcoming changing requirements</w:t>
      </w:r>
      <w:r w:rsidR="00D2467C">
        <w:t xml:space="preserve"> (“Responding to change over following a plan”)</w:t>
      </w:r>
      <w:r w:rsidR="00075EFE">
        <w:t xml:space="preserve">. Also, if the Agile principles are reframed slightly to include work necessary for the TMA &amp; EMA reports, they become much more </w:t>
      </w:r>
      <w:r w:rsidR="00D2467C">
        <w:t>applicable.</w:t>
      </w:r>
    </w:p>
    <w:p w14:paraId="146DCE30" w14:textId="1BA61186" w:rsidR="00075EFE" w:rsidRDefault="0002399A" w:rsidP="0002399A">
      <w:commentRangeStart w:id="16"/>
      <w:r>
        <w:t>A</w:t>
      </w:r>
      <w:r w:rsidR="00D06F68">
        <w:t xml:space="preserve">s there is a well-defined set of users with a well-defined set of needs, that are accessible, the user-centred lifecycle will be used for this project. Agile principles such as being adaptive to change and </w:t>
      </w:r>
      <w:r w:rsidR="00073CD1">
        <w:t xml:space="preserve">focusing on the </w:t>
      </w:r>
      <w:proofErr w:type="gramStart"/>
      <w:r w:rsidR="00073CD1">
        <w:t>end product</w:t>
      </w:r>
      <w:proofErr w:type="gramEnd"/>
      <w:r w:rsidR="00073CD1">
        <w:t xml:space="preserve"> will inform the approach where appropriate. This means that time to prototype, gather feedback and iterate on the results must be incorporated into the schedule. But also, the schedule must be a living document that is regularly updated to adapt the changing nature of the project.</w:t>
      </w:r>
      <w:commentRangeEnd w:id="16"/>
      <w:r w:rsidR="006E2AA8">
        <w:rPr>
          <w:rStyle w:val="CommentReference"/>
        </w:rPr>
        <w:commentReference w:id="16"/>
      </w:r>
    </w:p>
    <w:p w14:paraId="0EBA1944" w14:textId="2E8763B6" w:rsidR="00075EFE" w:rsidRDefault="00075EFE" w:rsidP="00170A56"/>
    <w:p w14:paraId="287568F1" w14:textId="57F350FC" w:rsidR="00CE5E74" w:rsidRDefault="00CE5E74" w:rsidP="00170A56">
      <w:pPr>
        <w:rPr>
          <w:color w:val="FF0000"/>
        </w:rPr>
      </w:pPr>
    </w:p>
    <w:p w14:paraId="655CBEE3" w14:textId="7D3F669F" w:rsidR="00CE5E74" w:rsidRDefault="00CE5E74" w:rsidP="00170A56">
      <w:pPr>
        <w:rPr>
          <w:color w:val="FF0000"/>
        </w:rPr>
      </w:pPr>
    </w:p>
    <w:p w14:paraId="0450EFD4" w14:textId="7692596F" w:rsidR="00CE5E74" w:rsidRDefault="00CE5E74" w:rsidP="00170A56">
      <w:pPr>
        <w:rPr>
          <w:color w:val="FF0000"/>
        </w:rPr>
      </w:pPr>
    </w:p>
    <w:p w14:paraId="677DF62D" w14:textId="4893DCF7" w:rsidR="00CE5E74" w:rsidRDefault="00CE5E74" w:rsidP="00170A56">
      <w:pPr>
        <w:rPr>
          <w:color w:val="FF0000"/>
        </w:rPr>
      </w:pPr>
    </w:p>
    <w:p w14:paraId="6B90BEB4" w14:textId="2E6550B7" w:rsidR="00CE5E74" w:rsidRDefault="00CE5E74" w:rsidP="00170A56">
      <w:pPr>
        <w:rPr>
          <w:color w:val="FF0000"/>
        </w:rPr>
      </w:pPr>
    </w:p>
    <w:p w14:paraId="7FD64CF3" w14:textId="32E6C96C" w:rsidR="00CE5E74" w:rsidRDefault="00CE5E74" w:rsidP="00170A56">
      <w:pPr>
        <w:rPr>
          <w:color w:val="FF0000"/>
        </w:rPr>
      </w:pPr>
    </w:p>
    <w:p w14:paraId="5ACA0036" w14:textId="20176D25" w:rsidR="00CE5E74" w:rsidRDefault="00CE5E74" w:rsidP="00170A56">
      <w:pPr>
        <w:rPr>
          <w:color w:val="FF0000"/>
        </w:rPr>
      </w:pPr>
    </w:p>
    <w:p w14:paraId="3DC2FAE9" w14:textId="638DC655" w:rsidR="00CE5E74" w:rsidRDefault="00CE5E74" w:rsidP="00170A56">
      <w:pPr>
        <w:rPr>
          <w:color w:val="FF0000"/>
        </w:rPr>
      </w:pPr>
    </w:p>
    <w:p w14:paraId="1082DC84" w14:textId="6761F951" w:rsidR="00CE5E74" w:rsidRPr="00CE5E74" w:rsidRDefault="00CE5E74" w:rsidP="00CE5E74">
      <w:pPr>
        <w:sectPr w:rsidR="00CE5E74" w:rsidRPr="00CE5E74" w:rsidSect="00080865">
          <w:headerReference w:type="default" r:id="rId12"/>
          <w:footerReference w:type="default" r:id="rId13"/>
          <w:headerReference w:type="first" r:id="rId14"/>
          <w:footerReference w:type="first" r:id="rId15"/>
          <w:pgSz w:w="11906" w:h="16838"/>
          <w:pgMar w:top="1440" w:right="1440" w:bottom="1440" w:left="1440" w:header="708" w:footer="708" w:gutter="0"/>
          <w:cols w:space="708"/>
          <w:titlePg/>
          <w:docGrid w:linePitch="360"/>
        </w:sectPr>
      </w:pPr>
    </w:p>
    <w:p w14:paraId="573D30EE" w14:textId="0252813D" w:rsidR="000247F4" w:rsidRDefault="00CE5E74" w:rsidP="00CE5E74">
      <w:pPr>
        <w:pStyle w:val="Heading2"/>
        <w:rPr>
          <w:noProof/>
        </w:rPr>
      </w:pPr>
      <w:bookmarkStart w:id="17" w:name="_Toc128498893"/>
      <w:commentRangeStart w:id="18"/>
      <w:r>
        <w:rPr>
          <w:noProof/>
        </w:rPr>
        <w:lastRenderedPageBreak/>
        <w:t>1.3.2 Schedule of tasks</w:t>
      </w:r>
      <w:bookmarkEnd w:id="17"/>
      <w:commentRangeEnd w:id="18"/>
      <w:r w:rsidR="006E2AA8">
        <w:rPr>
          <w:rStyle w:val="CommentReference"/>
          <w:rFonts w:asciiTheme="minorHAnsi" w:eastAsiaTheme="minorHAnsi" w:hAnsiTheme="minorHAnsi" w:cstheme="minorBidi"/>
          <w:color w:val="auto"/>
        </w:rPr>
        <w:commentReference w:id="18"/>
      </w:r>
    </w:p>
    <w:p w14:paraId="3234B709" w14:textId="77777777" w:rsidR="00CE5E74" w:rsidRPr="00CE5E74" w:rsidRDefault="00CE5E74" w:rsidP="00CE5E74"/>
    <w:p w14:paraId="551D7AE1" w14:textId="77777777" w:rsidR="00B2311F" w:rsidRDefault="0044576C" w:rsidP="00B2311F">
      <w:pPr>
        <w:keepNext/>
      </w:pPr>
      <w:r>
        <w:rPr>
          <w:noProof/>
        </w:rPr>
        <w:drawing>
          <wp:inline distT="0" distB="0" distL="0" distR="0" wp14:anchorId="79C0C4DE" wp14:editId="7F256601">
            <wp:extent cx="9479915" cy="3433397"/>
            <wp:effectExtent l="0" t="0" r="6985" b="0"/>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waterfall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9510472" cy="3444464"/>
                    </a:xfrm>
                    <a:prstGeom prst="rect">
                      <a:avLst/>
                    </a:prstGeom>
                  </pic:spPr>
                </pic:pic>
              </a:graphicData>
            </a:graphic>
          </wp:inline>
        </w:drawing>
      </w:r>
    </w:p>
    <w:p w14:paraId="6A3BD2D2" w14:textId="3DC3D395" w:rsidR="000247F4" w:rsidRDefault="00B2311F" w:rsidP="00B2311F">
      <w:pPr>
        <w:pStyle w:val="Caption"/>
      </w:pPr>
      <w:commentRangeStart w:id="19"/>
      <w:r>
        <w:t xml:space="preserve">Figure </w:t>
      </w:r>
      <w:fldSimple w:instr=" SEQ Figure \* ARABIC ">
        <w:r w:rsidR="005B1FAA">
          <w:rPr>
            <w:noProof/>
          </w:rPr>
          <w:t>2</w:t>
        </w:r>
      </w:fldSimple>
      <w:r>
        <w:t xml:space="preserve"> Schedule of tasks part 1</w:t>
      </w:r>
      <w:commentRangeEnd w:id="19"/>
      <w:r w:rsidR="006E2AA8">
        <w:rPr>
          <w:rStyle w:val="CommentReference"/>
          <w:i w:val="0"/>
          <w:iCs w:val="0"/>
          <w:color w:val="auto"/>
        </w:rPr>
        <w:commentReference w:id="19"/>
      </w:r>
    </w:p>
    <w:p w14:paraId="1684F0C7" w14:textId="77777777" w:rsidR="00B2311F" w:rsidRDefault="0044576C" w:rsidP="00B2311F">
      <w:pPr>
        <w:keepNext/>
      </w:pPr>
      <w:r>
        <w:rPr>
          <w:noProof/>
        </w:rPr>
        <w:lastRenderedPageBreak/>
        <w:drawing>
          <wp:inline distT="0" distB="0" distL="0" distR="0" wp14:anchorId="616D54A9" wp14:editId="778A1D4B">
            <wp:extent cx="9434360" cy="3295650"/>
            <wp:effectExtent l="0" t="0" r="0" b="0"/>
            <wp:docPr id="5" name="Picture 5" descr="Table, 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waterfall 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9439276" cy="3297367"/>
                    </a:xfrm>
                    <a:prstGeom prst="rect">
                      <a:avLst/>
                    </a:prstGeom>
                  </pic:spPr>
                </pic:pic>
              </a:graphicData>
            </a:graphic>
          </wp:inline>
        </w:drawing>
      </w:r>
    </w:p>
    <w:p w14:paraId="7E3C24E8" w14:textId="6BEEDB8F" w:rsidR="000247F4" w:rsidRDefault="00B2311F" w:rsidP="00B2311F">
      <w:pPr>
        <w:pStyle w:val="Caption"/>
      </w:pPr>
      <w:r>
        <w:t xml:space="preserve">Figure </w:t>
      </w:r>
      <w:fldSimple w:instr=" SEQ Figure \* ARABIC ">
        <w:r w:rsidR="005B1FAA">
          <w:rPr>
            <w:noProof/>
          </w:rPr>
          <w:t>3</w:t>
        </w:r>
      </w:fldSimple>
      <w:r w:rsidRPr="0091631B">
        <w:t xml:space="preserve"> Schedule of tasks part </w:t>
      </w:r>
      <w:r>
        <w:t>2</w:t>
      </w:r>
    </w:p>
    <w:p w14:paraId="0A6E2F49" w14:textId="77777777" w:rsidR="00B2311F" w:rsidRDefault="0044576C" w:rsidP="00B2311F">
      <w:pPr>
        <w:keepNext/>
      </w:pPr>
      <w:r>
        <w:rPr>
          <w:noProof/>
        </w:rPr>
        <w:lastRenderedPageBreak/>
        <w:drawing>
          <wp:inline distT="0" distB="0" distL="0" distR="0" wp14:anchorId="75BCBB1D" wp14:editId="514E17F2">
            <wp:extent cx="9296488" cy="22288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9333834" cy="2237804"/>
                    </a:xfrm>
                    <a:prstGeom prst="rect">
                      <a:avLst/>
                    </a:prstGeom>
                  </pic:spPr>
                </pic:pic>
              </a:graphicData>
            </a:graphic>
          </wp:inline>
        </w:drawing>
      </w:r>
    </w:p>
    <w:p w14:paraId="075279CA" w14:textId="720C3947" w:rsidR="000247F4" w:rsidRDefault="00B2311F" w:rsidP="00B2311F">
      <w:pPr>
        <w:pStyle w:val="Caption"/>
        <w:sectPr w:rsidR="000247F4" w:rsidSect="000247F4">
          <w:pgSz w:w="16838" w:h="11906" w:orient="landscape"/>
          <w:pgMar w:top="1440" w:right="1440" w:bottom="1440" w:left="1440" w:header="709" w:footer="709" w:gutter="0"/>
          <w:cols w:space="708"/>
          <w:titlePg/>
          <w:docGrid w:linePitch="360"/>
        </w:sectPr>
      </w:pPr>
      <w:r>
        <w:t xml:space="preserve">Figure </w:t>
      </w:r>
      <w:fldSimple w:instr=" SEQ Figure \* ARABIC ">
        <w:r w:rsidR="005B1FAA">
          <w:rPr>
            <w:noProof/>
          </w:rPr>
          <w:t>4</w:t>
        </w:r>
      </w:fldSimple>
      <w:r w:rsidRPr="00E83298">
        <w:t xml:space="preserve"> Schedule of tasks part </w:t>
      </w:r>
      <w:r>
        <w:t>3</w:t>
      </w:r>
    </w:p>
    <w:p w14:paraId="31618A22" w14:textId="1E77BAB4" w:rsidR="00147A48" w:rsidRDefault="00147A48" w:rsidP="00147A48">
      <w:pPr>
        <w:pStyle w:val="Heading2"/>
      </w:pPr>
      <w:bookmarkStart w:id="20" w:name="_Toc128498894"/>
      <w:r>
        <w:lastRenderedPageBreak/>
        <w:t xml:space="preserve">1.4 </w:t>
      </w:r>
      <w:commentRangeStart w:id="21"/>
      <w:r>
        <w:t>Resources, skills, and methods</w:t>
      </w:r>
      <w:bookmarkEnd w:id="20"/>
      <w:commentRangeEnd w:id="21"/>
      <w:r w:rsidR="00B844C1">
        <w:rPr>
          <w:rStyle w:val="CommentReference"/>
          <w:rFonts w:asciiTheme="minorHAnsi" w:eastAsiaTheme="minorHAnsi" w:hAnsiTheme="minorHAnsi" w:cstheme="minorBidi"/>
          <w:color w:val="auto"/>
        </w:rPr>
        <w:commentReference w:id="21"/>
      </w:r>
    </w:p>
    <w:p w14:paraId="05FD18C4" w14:textId="77777777" w:rsidR="00147A48" w:rsidRDefault="00147A48" w:rsidP="00147A48">
      <w:pPr>
        <w:pStyle w:val="ListParagraph"/>
        <w:numPr>
          <w:ilvl w:val="0"/>
          <w:numId w:val="7"/>
        </w:numPr>
      </w:pPr>
      <w:commentRangeStart w:id="22"/>
      <w:r>
        <w:t xml:space="preserve">Liverpool Trans Wiki </w:t>
      </w:r>
      <w:hyperlink r:id="rId19" w:history="1">
        <w:r w:rsidRPr="004E5DDD">
          <w:rPr>
            <w:rStyle w:val="Hyperlink"/>
          </w:rPr>
          <w:t>https://transliverpool.com/</w:t>
        </w:r>
      </w:hyperlink>
      <w:commentRangeEnd w:id="22"/>
      <w:r w:rsidR="006E2AA8">
        <w:rPr>
          <w:rStyle w:val="CommentReference"/>
        </w:rPr>
        <w:commentReference w:id="22"/>
      </w:r>
    </w:p>
    <w:p w14:paraId="59ABC595" w14:textId="3FC15BD3" w:rsidR="00147A48" w:rsidRDefault="00147A48" w:rsidP="00147A48">
      <w:pPr>
        <w:pStyle w:val="ListParagraph"/>
        <w:numPr>
          <w:ilvl w:val="1"/>
          <w:numId w:val="7"/>
        </w:numPr>
      </w:pPr>
      <w:r>
        <w:t xml:space="preserve">Run by local member of the community River Wright, a lot of data needed for the app is covered </w:t>
      </w:r>
      <w:r w:rsidR="003321B7">
        <w:t>in the wiki</w:t>
      </w:r>
      <w:r>
        <w:t xml:space="preserve">, and with permission from </w:t>
      </w:r>
      <w:r w:rsidR="004F6464">
        <w:t>her</w:t>
      </w:r>
      <w:r>
        <w:t xml:space="preserve"> I will quote from and link to the wiki regularly.</w:t>
      </w:r>
    </w:p>
    <w:p w14:paraId="464AD323" w14:textId="2B943BCE" w:rsidR="003321B7" w:rsidRDefault="003321B7" w:rsidP="003321B7">
      <w:pPr>
        <w:pStyle w:val="ListParagraph"/>
        <w:numPr>
          <w:ilvl w:val="1"/>
          <w:numId w:val="7"/>
        </w:numPr>
      </w:pPr>
      <w:r w:rsidRPr="00211280">
        <w:rPr>
          <w:b/>
          <w:bCs/>
        </w:rPr>
        <w:t>Risk</w:t>
      </w:r>
      <w:r w:rsidR="003F394C" w:rsidRPr="003F394C">
        <w:t xml:space="preserve"> </w:t>
      </w:r>
      <w:r w:rsidR="003F394C">
        <w:t xml:space="preserve">(medium impact, low likelihood): </w:t>
      </w:r>
      <w:r>
        <w:t xml:space="preserve"> R Wright refuses permission</w:t>
      </w:r>
      <w:r w:rsidR="003F394C">
        <w:t>.</w:t>
      </w:r>
      <w:r>
        <w:t xml:space="preserve"> To mitigate this, she will be asked as soon as possible. </w:t>
      </w:r>
    </w:p>
    <w:p w14:paraId="7BB7D8EF" w14:textId="0C3EEA4B" w:rsidR="003321B7" w:rsidRDefault="003321B7" w:rsidP="003321B7">
      <w:pPr>
        <w:pStyle w:val="ListParagraph"/>
        <w:numPr>
          <w:ilvl w:val="1"/>
          <w:numId w:val="7"/>
        </w:numPr>
      </w:pPr>
      <w:r w:rsidRPr="00211280">
        <w:rPr>
          <w:b/>
          <w:bCs/>
        </w:rPr>
        <w:t>Risk</w:t>
      </w:r>
      <w:r w:rsidR="003F394C" w:rsidRPr="003F394C">
        <w:t xml:space="preserve"> </w:t>
      </w:r>
      <w:r w:rsidR="003F394C">
        <w:t>(low impact, high likelihood)</w:t>
      </w:r>
      <w:r>
        <w:t>: The information on the wiki may be incorrect or out of date. To mitigate this, anything used from the wiki will be checked and updated as necessary.</w:t>
      </w:r>
    </w:p>
    <w:p w14:paraId="657704ED" w14:textId="47BB974A" w:rsidR="00147A48" w:rsidRDefault="00147A48" w:rsidP="00147A48">
      <w:pPr>
        <w:pStyle w:val="ListParagraph"/>
        <w:numPr>
          <w:ilvl w:val="0"/>
          <w:numId w:val="7"/>
        </w:numPr>
      </w:pPr>
      <w:r>
        <w:t>Representatives of services</w:t>
      </w:r>
      <w:r w:rsidR="003321B7">
        <w:t xml:space="preserve"> </w:t>
      </w:r>
      <w:proofErr w:type="gramStart"/>
      <w:r w:rsidR="003321B7">
        <w:t>e.g.</w:t>
      </w:r>
      <w:proofErr w:type="gramEnd"/>
      <w:r w:rsidR="003321B7">
        <w:t xml:space="preserve"> manager of a laser hair removal clinic</w:t>
      </w:r>
    </w:p>
    <w:p w14:paraId="2204D336" w14:textId="4DE49476" w:rsidR="00147A48" w:rsidRDefault="00147A48" w:rsidP="00147A48">
      <w:pPr>
        <w:pStyle w:val="ListParagraph"/>
        <w:numPr>
          <w:ilvl w:val="1"/>
          <w:numId w:val="7"/>
        </w:numPr>
      </w:pPr>
      <w:r>
        <w:t>Can offer feedback about the events system and the ways in which users can contact their service</w:t>
      </w:r>
      <w:r w:rsidR="003F394C">
        <w:t>.</w:t>
      </w:r>
    </w:p>
    <w:p w14:paraId="2E2793AA" w14:textId="2A80A44E" w:rsidR="00147A48" w:rsidRDefault="00147A48" w:rsidP="00147A48">
      <w:pPr>
        <w:pStyle w:val="ListParagraph"/>
        <w:numPr>
          <w:ilvl w:val="1"/>
          <w:numId w:val="7"/>
        </w:numPr>
      </w:pPr>
      <w:r>
        <w:t>May offer vital perspectives of how the app effects the community</w:t>
      </w:r>
    </w:p>
    <w:p w14:paraId="64CE10C0" w14:textId="2AE6D185" w:rsidR="003321B7" w:rsidRDefault="003321B7" w:rsidP="00147A48">
      <w:pPr>
        <w:pStyle w:val="ListParagraph"/>
        <w:numPr>
          <w:ilvl w:val="1"/>
          <w:numId w:val="7"/>
        </w:numPr>
      </w:pPr>
      <w:r w:rsidRPr="00211280">
        <w:rPr>
          <w:b/>
          <w:bCs/>
        </w:rPr>
        <w:t>Risk</w:t>
      </w:r>
      <w:r w:rsidR="003F394C" w:rsidRPr="003F394C">
        <w:t xml:space="preserve"> </w:t>
      </w:r>
      <w:r w:rsidR="003F394C">
        <w:t>(medium impact, medium likelihood)</w:t>
      </w:r>
      <w:r>
        <w:t xml:space="preserve">: </w:t>
      </w:r>
      <w:r w:rsidR="00211280">
        <w:t>They may be busy and do not wish to engage with giving feedback</w:t>
      </w:r>
      <w:r w:rsidR="007C06E8">
        <w:t xml:space="preserve"> or may only engage in a limited way</w:t>
      </w:r>
      <w:r w:rsidR="00211280">
        <w:t xml:space="preserve">. </w:t>
      </w:r>
      <w:r w:rsidR="007C06E8">
        <w:t>To mitigate this, try to identify which people will be willing to provide feedback and be respectful of their time, to get as much out of any engagements as possible.</w:t>
      </w:r>
    </w:p>
    <w:p w14:paraId="1BA4283B" w14:textId="62771FFA" w:rsidR="007C06E8" w:rsidRDefault="00147A48" w:rsidP="00147A48">
      <w:pPr>
        <w:pStyle w:val="ListParagraph"/>
        <w:numPr>
          <w:ilvl w:val="0"/>
          <w:numId w:val="7"/>
        </w:numPr>
      </w:pPr>
      <w:r>
        <w:t>Members of the Liverpool trans community</w:t>
      </w:r>
    </w:p>
    <w:p w14:paraId="0F12AF76" w14:textId="55205EB0" w:rsidR="007C06E8" w:rsidRDefault="007C06E8" w:rsidP="007C06E8">
      <w:pPr>
        <w:pStyle w:val="ListParagraph"/>
        <w:numPr>
          <w:ilvl w:val="1"/>
          <w:numId w:val="7"/>
        </w:numPr>
      </w:pPr>
      <w:r>
        <w:t xml:space="preserve">Different members of the community </w:t>
      </w:r>
      <w:r w:rsidR="00C0295F">
        <w:t>may have different needs regarding accessing services</w:t>
      </w:r>
      <w:r w:rsidR="003F394C">
        <w:t>.</w:t>
      </w:r>
    </w:p>
    <w:p w14:paraId="452A28BC" w14:textId="002827C1" w:rsidR="00147A48" w:rsidRDefault="00147A48" w:rsidP="007C06E8">
      <w:pPr>
        <w:pStyle w:val="ListParagraph"/>
        <w:numPr>
          <w:ilvl w:val="1"/>
          <w:numId w:val="7"/>
        </w:numPr>
      </w:pPr>
      <w:r>
        <w:t>C</w:t>
      </w:r>
      <w:r w:rsidR="003F394C">
        <w:t>ould</w:t>
      </w:r>
      <w:r>
        <w:t xml:space="preserve"> offer feedback on </w:t>
      </w:r>
      <w:r w:rsidR="003F394C">
        <w:t>prototypes of the</w:t>
      </w:r>
      <w:r>
        <w:t xml:space="preserve"> app</w:t>
      </w:r>
      <w:r w:rsidR="003F394C">
        <w:t>.</w:t>
      </w:r>
    </w:p>
    <w:p w14:paraId="2AB5833E" w14:textId="2AE0ADBF" w:rsidR="00C0295F" w:rsidRDefault="00945099" w:rsidP="007C06E8">
      <w:pPr>
        <w:pStyle w:val="ListParagraph"/>
        <w:numPr>
          <w:ilvl w:val="1"/>
          <w:numId w:val="7"/>
        </w:numPr>
      </w:pPr>
      <w:r>
        <w:t>May be a source of information about services that should be included</w:t>
      </w:r>
      <w:r w:rsidR="003F394C">
        <w:t>.</w:t>
      </w:r>
    </w:p>
    <w:p w14:paraId="5110290B" w14:textId="1EB1A831" w:rsidR="00945099" w:rsidRDefault="00324321" w:rsidP="007C06E8">
      <w:pPr>
        <w:pStyle w:val="ListParagraph"/>
        <w:numPr>
          <w:ilvl w:val="1"/>
          <w:numId w:val="7"/>
        </w:numPr>
      </w:pPr>
      <w:r w:rsidRPr="00324321">
        <w:rPr>
          <w:b/>
          <w:bCs/>
        </w:rPr>
        <w:t>Risk</w:t>
      </w:r>
      <w:r w:rsidR="003F394C" w:rsidRPr="003F394C">
        <w:t xml:space="preserve"> </w:t>
      </w:r>
      <w:r w:rsidR="003F394C">
        <w:t>(medium impact, high likelihood)</w:t>
      </w:r>
      <w:r>
        <w:t>: Feedback may be not useful or relevant. To mitigate this, care must be taken when designing questionnaires with a balance between closed and open questions.</w:t>
      </w:r>
    </w:p>
    <w:p w14:paraId="4CA782D9" w14:textId="28466D36" w:rsidR="00324321" w:rsidRDefault="00324321" w:rsidP="007C06E8">
      <w:pPr>
        <w:pStyle w:val="ListParagraph"/>
        <w:numPr>
          <w:ilvl w:val="1"/>
          <w:numId w:val="7"/>
        </w:numPr>
      </w:pPr>
      <w:r w:rsidRPr="00324321">
        <w:rPr>
          <w:b/>
          <w:bCs/>
        </w:rPr>
        <w:t>Risk</w:t>
      </w:r>
      <w:r w:rsidR="003F394C" w:rsidRPr="003F394C">
        <w:t xml:space="preserve"> </w:t>
      </w:r>
      <w:r w:rsidR="003F394C">
        <w:t>(high impact, low likelihood)</w:t>
      </w:r>
      <w:r>
        <w:t xml:space="preserve">: </w:t>
      </w:r>
      <w:r w:rsidR="0060455D">
        <w:t>They do not wish to engage with giving feedback or only engage in a limited way. To mitigate this</w:t>
      </w:r>
      <w:r w:rsidR="00590215">
        <w:t>, likely contributors will be engaged with early on. If necessary, a change to the project lifecycle could be considered.</w:t>
      </w:r>
    </w:p>
    <w:p w14:paraId="27C652DA" w14:textId="10F3E864" w:rsidR="00590215" w:rsidRDefault="00147A48" w:rsidP="00147A48">
      <w:pPr>
        <w:pStyle w:val="ListParagraph"/>
        <w:numPr>
          <w:ilvl w:val="0"/>
          <w:numId w:val="7"/>
        </w:numPr>
      </w:pPr>
      <w:r>
        <w:t>CMAGIC</w:t>
      </w:r>
      <w:r w:rsidR="003F394C">
        <w:t xml:space="preserve"> (Cheshire &amp; Merseyside Gender Identity Collaborative)</w:t>
      </w:r>
      <w:r>
        <w:t xml:space="preserve"> board of trustees</w:t>
      </w:r>
    </w:p>
    <w:p w14:paraId="1C136F1A" w14:textId="087653CE" w:rsidR="005E273F" w:rsidRDefault="00590215" w:rsidP="005E273F">
      <w:pPr>
        <w:pStyle w:val="ListParagraph"/>
        <w:numPr>
          <w:ilvl w:val="1"/>
          <w:numId w:val="7"/>
        </w:numPr>
      </w:pPr>
      <w:r>
        <w:t xml:space="preserve">This </w:t>
      </w:r>
      <w:r w:rsidR="00147A48">
        <w:t>includes representatives from many</w:t>
      </w:r>
      <w:r w:rsidR="003F394C">
        <w:t xml:space="preserve"> local</w:t>
      </w:r>
      <w:r w:rsidR="00147A48">
        <w:t xml:space="preserve"> trans services</w:t>
      </w:r>
      <w:r w:rsidR="003F394C">
        <w:t xml:space="preserve"> and medical professionals.</w:t>
      </w:r>
    </w:p>
    <w:p w14:paraId="3E79AA07" w14:textId="74D6FA06" w:rsidR="003F394C" w:rsidRDefault="003F394C" w:rsidP="005E273F">
      <w:pPr>
        <w:pStyle w:val="ListParagraph"/>
        <w:numPr>
          <w:ilvl w:val="1"/>
          <w:numId w:val="7"/>
        </w:numPr>
      </w:pPr>
      <w:r>
        <w:t>May offer vital perspectives on the app</w:t>
      </w:r>
    </w:p>
    <w:p w14:paraId="7642A4F9" w14:textId="7276CD0F" w:rsidR="003F394C" w:rsidRDefault="003F394C" w:rsidP="005E273F">
      <w:pPr>
        <w:pStyle w:val="ListParagraph"/>
        <w:numPr>
          <w:ilvl w:val="1"/>
          <w:numId w:val="7"/>
        </w:numPr>
      </w:pPr>
      <w:r w:rsidRPr="00C7033B">
        <w:rPr>
          <w:b/>
          <w:bCs/>
        </w:rPr>
        <w:t>Risk</w:t>
      </w:r>
      <w:r>
        <w:t xml:space="preserve"> (low impact, high likelihood): They may be too busy to offer feedback or may only be able to do so in a limited way. To mitigate this, when engaging</w:t>
      </w:r>
      <w:r w:rsidR="00C7033B">
        <w:t xml:space="preserve"> with them, respect their time and keep any questions short and to the point and plan around a limited at best engagement.</w:t>
      </w:r>
    </w:p>
    <w:p w14:paraId="52A5A399" w14:textId="70D09A15" w:rsidR="00C7033B" w:rsidRDefault="00C7033B" w:rsidP="00C7033B">
      <w:pPr>
        <w:pStyle w:val="ListParagraph"/>
        <w:numPr>
          <w:ilvl w:val="0"/>
          <w:numId w:val="7"/>
        </w:numPr>
      </w:pPr>
      <w:commentRangeStart w:id="23"/>
      <w:r>
        <w:t>Programming languages</w:t>
      </w:r>
      <w:commentRangeEnd w:id="23"/>
      <w:r w:rsidR="00B844C1">
        <w:rPr>
          <w:rStyle w:val="CommentReference"/>
        </w:rPr>
        <w:commentReference w:id="23"/>
      </w:r>
    </w:p>
    <w:p w14:paraId="0DB40241" w14:textId="0B1624CD" w:rsidR="00C7033B" w:rsidRDefault="00C7033B" w:rsidP="00C7033B">
      <w:pPr>
        <w:pStyle w:val="ListParagraph"/>
        <w:numPr>
          <w:ilvl w:val="1"/>
          <w:numId w:val="7"/>
        </w:numPr>
      </w:pPr>
      <w:r>
        <w:t>Java</w:t>
      </w:r>
      <w:r w:rsidR="00D154C2">
        <w:t>S</w:t>
      </w:r>
      <w:r>
        <w:t>cript</w:t>
      </w:r>
      <w:r w:rsidR="00D154C2">
        <w:t xml:space="preserve"> – proficient enough to tackle much of the </w:t>
      </w:r>
      <w:r w:rsidR="00DA6300">
        <w:t>proposed features, but some learning may be required as it will likely</w:t>
      </w:r>
      <w:r w:rsidR="00284ED9">
        <w:t xml:space="preserve"> extend</w:t>
      </w:r>
      <w:r w:rsidR="00DA6300">
        <w:t xml:space="preserve"> beyond current knowledge</w:t>
      </w:r>
      <w:r w:rsidR="00284ED9">
        <w:t>.</w:t>
      </w:r>
    </w:p>
    <w:p w14:paraId="7AED0DA0" w14:textId="5810799B" w:rsidR="00D154C2" w:rsidRDefault="00D154C2" w:rsidP="00C7033B">
      <w:pPr>
        <w:pStyle w:val="ListParagraph"/>
        <w:numPr>
          <w:ilvl w:val="1"/>
          <w:numId w:val="7"/>
        </w:numPr>
      </w:pPr>
      <w:r>
        <w:t>HTML</w:t>
      </w:r>
      <w:r w:rsidR="00DA6300">
        <w:t xml:space="preserve"> – reasonably proficient</w:t>
      </w:r>
      <w:r w:rsidR="00792184">
        <w:t xml:space="preserve">, </w:t>
      </w:r>
      <w:r w:rsidR="00284ED9">
        <w:t>significant</w:t>
      </w:r>
      <w:r w:rsidR="00792184">
        <w:t xml:space="preserve"> problems are not anticipated.</w:t>
      </w:r>
    </w:p>
    <w:p w14:paraId="5DCE3CB6" w14:textId="1F8CE73E" w:rsidR="00D154C2" w:rsidRDefault="00D154C2" w:rsidP="00C7033B">
      <w:pPr>
        <w:pStyle w:val="ListParagraph"/>
        <w:numPr>
          <w:ilvl w:val="1"/>
          <w:numId w:val="7"/>
        </w:numPr>
      </w:pPr>
      <w:r>
        <w:t>CSS</w:t>
      </w:r>
      <w:r w:rsidR="00BA633F">
        <w:t xml:space="preserve"> – only minimal experience, may need </w:t>
      </w:r>
      <w:r w:rsidR="00284ED9">
        <w:t>some time to learn and to use trial and error to achieve goals.</w:t>
      </w:r>
    </w:p>
    <w:p w14:paraId="6E5690BC" w14:textId="7FC67405" w:rsidR="00D154C2" w:rsidRDefault="00D154C2" w:rsidP="00C7033B">
      <w:pPr>
        <w:pStyle w:val="ListParagraph"/>
        <w:numPr>
          <w:ilvl w:val="1"/>
          <w:numId w:val="7"/>
        </w:numPr>
      </w:pPr>
      <w:r>
        <w:t>SQL</w:t>
      </w:r>
      <w:r w:rsidR="00792184">
        <w:t xml:space="preserve"> – a small amount of experience that should be sufficient for a simple database, but for anything more complex some learning may be required.</w:t>
      </w:r>
    </w:p>
    <w:p w14:paraId="53910518" w14:textId="45C1AA0B" w:rsidR="00D84916" w:rsidRDefault="00D84916" w:rsidP="00C7033B">
      <w:pPr>
        <w:pStyle w:val="ListParagraph"/>
        <w:numPr>
          <w:ilvl w:val="1"/>
          <w:numId w:val="7"/>
        </w:numPr>
      </w:pPr>
      <w:r w:rsidRPr="00D84916">
        <w:rPr>
          <w:b/>
          <w:bCs/>
        </w:rPr>
        <w:t>Risk</w:t>
      </w:r>
      <w:r>
        <w:t xml:space="preserve"> (medium impact, high likelihood): </w:t>
      </w:r>
      <w:r w:rsidR="00792184">
        <w:t>Delays due to attempting</w:t>
      </w:r>
      <w:r w:rsidR="00284ED9">
        <w:t xml:space="preserve"> to code non-routine tasks. To mitigate this, the schedule will regularly be re-evaluated and </w:t>
      </w:r>
      <w:r w:rsidR="00284ED9">
        <w:lastRenderedPageBreak/>
        <w:t xml:space="preserve">features will be prioritised, so that significant time is not spent on a less essential </w:t>
      </w:r>
      <w:commentRangeStart w:id="24"/>
      <w:r w:rsidR="00284ED9">
        <w:t>task</w:t>
      </w:r>
      <w:commentRangeEnd w:id="24"/>
      <w:r w:rsidR="00B844C1">
        <w:rPr>
          <w:rStyle w:val="CommentReference"/>
        </w:rPr>
        <w:commentReference w:id="24"/>
      </w:r>
      <w:r w:rsidR="00284ED9">
        <w:t>.</w:t>
      </w:r>
    </w:p>
    <w:p w14:paraId="31A540A3" w14:textId="34791268" w:rsidR="00AF5FE2" w:rsidRDefault="00AF5FE2" w:rsidP="00AF5FE2"/>
    <w:p w14:paraId="23C401DD" w14:textId="40DCCA03" w:rsidR="00AF5FE2" w:rsidRDefault="00AF5FE2" w:rsidP="00AF5FE2"/>
    <w:p w14:paraId="713E9D18" w14:textId="4A4805FD" w:rsidR="00AF5FE2" w:rsidRDefault="00AF5FE2" w:rsidP="00AF5FE2"/>
    <w:p w14:paraId="481AA72E" w14:textId="487D353B" w:rsidR="00AF5FE2" w:rsidRDefault="00AF5FE2" w:rsidP="00AF5FE2"/>
    <w:p w14:paraId="066FF439" w14:textId="3915CC3D" w:rsidR="00AF5FE2" w:rsidRDefault="00AF5FE2" w:rsidP="00AF5FE2"/>
    <w:p w14:paraId="14492371" w14:textId="657A3726" w:rsidR="00AF5FE2" w:rsidRDefault="00AF5FE2" w:rsidP="00AF5FE2"/>
    <w:p w14:paraId="1CA28932" w14:textId="04AC6BB9" w:rsidR="00AF5FE2" w:rsidRDefault="00AF5FE2" w:rsidP="00AF5FE2"/>
    <w:p w14:paraId="65AD38F3" w14:textId="12671B54" w:rsidR="00AF5FE2" w:rsidRDefault="00AF5FE2" w:rsidP="00AF5FE2"/>
    <w:p w14:paraId="18902F53" w14:textId="3CB38510" w:rsidR="00AF5FE2" w:rsidRDefault="00AF5FE2" w:rsidP="00AF5FE2"/>
    <w:p w14:paraId="4E047BF9" w14:textId="6CA50EE5" w:rsidR="00AF5FE2" w:rsidRDefault="00AF5FE2" w:rsidP="00AF5FE2"/>
    <w:p w14:paraId="13396633" w14:textId="3CD38F38" w:rsidR="00AF5FE2" w:rsidRDefault="00AF5FE2" w:rsidP="00AF5FE2"/>
    <w:p w14:paraId="1B2A3575" w14:textId="4E27C513" w:rsidR="00AF5FE2" w:rsidRDefault="00AF5FE2" w:rsidP="00AF5FE2"/>
    <w:p w14:paraId="66C0532D" w14:textId="71DD8827" w:rsidR="00AF5FE2" w:rsidRDefault="00AF5FE2" w:rsidP="00AF5FE2"/>
    <w:p w14:paraId="5ABD3CC6" w14:textId="486E159D" w:rsidR="00AF5FE2" w:rsidRDefault="00AF5FE2" w:rsidP="00AF5FE2"/>
    <w:p w14:paraId="424003C0" w14:textId="690D6350" w:rsidR="00AF5FE2" w:rsidRDefault="00AF5FE2" w:rsidP="00AF5FE2"/>
    <w:p w14:paraId="41A7EDD2" w14:textId="3DB32F7E" w:rsidR="00AF5FE2" w:rsidRDefault="00AF5FE2" w:rsidP="00AF5FE2"/>
    <w:p w14:paraId="1E31BC7B" w14:textId="5FD41BAC" w:rsidR="00AF5FE2" w:rsidRDefault="00AF5FE2" w:rsidP="00AF5FE2"/>
    <w:p w14:paraId="67367072" w14:textId="3817F343" w:rsidR="00AF5FE2" w:rsidRDefault="00AF5FE2" w:rsidP="00AF5FE2"/>
    <w:p w14:paraId="09DC3500" w14:textId="782D0E0F" w:rsidR="00AF5FE2" w:rsidRDefault="00AF5FE2" w:rsidP="00AF5FE2"/>
    <w:p w14:paraId="73814697" w14:textId="54E81AC2" w:rsidR="00AF5FE2" w:rsidRDefault="00AF5FE2" w:rsidP="00AF5FE2"/>
    <w:p w14:paraId="67575E2A" w14:textId="1EBBBAC7" w:rsidR="00AF5FE2" w:rsidRDefault="00AF5FE2" w:rsidP="00AF5FE2"/>
    <w:p w14:paraId="22F93717" w14:textId="55968F34" w:rsidR="00AF5FE2" w:rsidRDefault="00AF5FE2" w:rsidP="00AF5FE2"/>
    <w:p w14:paraId="0C00A1C6" w14:textId="15CD456D" w:rsidR="00AF5FE2" w:rsidRDefault="00AF5FE2" w:rsidP="00AF5FE2"/>
    <w:p w14:paraId="7EED26CF" w14:textId="1F83D885" w:rsidR="00AF5FE2" w:rsidRDefault="00AF5FE2" w:rsidP="00AF5FE2"/>
    <w:p w14:paraId="201621D0" w14:textId="61F8DA42" w:rsidR="00AF5FE2" w:rsidRDefault="00AF5FE2" w:rsidP="00AF5FE2"/>
    <w:p w14:paraId="22DA0EEA" w14:textId="15C336D5" w:rsidR="00AF5FE2" w:rsidRDefault="00AF5FE2" w:rsidP="00AF5FE2"/>
    <w:p w14:paraId="7D1B5175" w14:textId="06BE8B83" w:rsidR="00AF5FE2" w:rsidRDefault="00AF5FE2" w:rsidP="00AF5FE2"/>
    <w:p w14:paraId="56FADEDB" w14:textId="6FB0C534" w:rsidR="00AF5FE2" w:rsidRDefault="00AF5FE2" w:rsidP="00AF5FE2"/>
    <w:p w14:paraId="3AA99215" w14:textId="77777777" w:rsidR="00AF5FE2" w:rsidRPr="005E273F" w:rsidRDefault="00AF5FE2" w:rsidP="00AF5FE2"/>
    <w:p w14:paraId="66EF4B62" w14:textId="77777777" w:rsidR="00147A48" w:rsidRDefault="00147A48" w:rsidP="00147A48">
      <w:pPr>
        <w:pStyle w:val="Heading1"/>
      </w:pPr>
      <w:bookmarkStart w:id="25" w:name="_Toc128498895"/>
      <w:r>
        <w:lastRenderedPageBreak/>
        <w:t>2. Project work completed</w:t>
      </w:r>
      <w:bookmarkEnd w:id="25"/>
    </w:p>
    <w:p w14:paraId="052BD1A9" w14:textId="77777777" w:rsidR="00147A48" w:rsidRDefault="00147A48" w:rsidP="00147A48">
      <w:pPr>
        <w:pStyle w:val="Heading2"/>
      </w:pPr>
      <w:bookmarkStart w:id="26" w:name="_Toc128498896"/>
      <w:commentRangeStart w:id="27"/>
      <w:r>
        <w:t>2.1 Literature review</w:t>
      </w:r>
      <w:bookmarkEnd w:id="26"/>
      <w:commentRangeEnd w:id="27"/>
      <w:r w:rsidR="00B844C1">
        <w:rPr>
          <w:rStyle w:val="CommentReference"/>
          <w:rFonts w:asciiTheme="minorHAnsi" w:eastAsiaTheme="minorHAnsi" w:hAnsiTheme="minorHAnsi" w:cstheme="minorBidi"/>
          <w:color w:val="auto"/>
        </w:rPr>
        <w:commentReference w:id="27"/>
      </w:r>
    </w:p>
    <w:p w14:paraId="75543B25" w14:textId="46BD470F" w:rsidR="00147A48" w:rsidRDefault="00147A48" w:rsidP="00147A48">
      <w:r>
        <w:t xml:space="preserve">The focus of the literature review was on sources relating to databases, </w:t>
      </w:r>
      <w:proofErr w:type="spellStart"/>
      <w:r>
        <w:t>Data</w:t>
      </w:r>
      <w:r w:rsidR="00A97AFF">
        <w:t>B</w:t>
      </w:r>
      <w:r>
        <w:t>ase</w:t>
      </w:r>
      <w:proofErr w:type="spellEnd"/>
      <w:r>
        <w:t>-as-a-</w:t>
      </w:r>
      <w:r w:rsidR="00A97AFF">
        <w:t>S</w:t>
      </w:r>
      <w:r>
        <w:t>ervice</w:t>
      </w:r>
      <w:r w:rsidR="00A97AFF">
        <w:t xml:space="preserve"> (DBaaS)</w:t>
      </w:r>
      <w:r>
        <w:t xml:space="preserve"> products and security and privacy issues relating to databases. The database is key to the functioning of the app and will be implemented early in development. It also lies slightly outside my expertise as when developing a web app for TM352, the database was already setup and provided, with the focus on the API calls. The search took into account the date that the sources were written, as for some of them there would be a risk of being obsolete, since cloud technology is a relatively recent innovation with the term being coined in 2006 around the release of Amazon Web Services </w:t>
      </w:r>
      <w:r w:rsidR="00410A14">
        <w:t>(Regalado, 2011)</w:t>
      </w:r>
      <w:r>
        <w:t xml:space="preserve"> and</w:t>
      </w:r>
      <w:r w:rsidR="00F60A85">
        <w:t xml:space="preserve"> has experienced</w:t>
      </w:r>
      <w:r>
        <w:t xml:space="preserve"> a rapid expansion since then</w:t>
      </w:r>
      <w:r w:rsidR="00F60A85">
        <w:t>. The source was also considered, with a strong preference given to papers published in journals or from conferences; textbooks; and official documentation.</w:t>
      </w:r>
    </w:p>
    <w:p w14:paraId="2CDE6778" w14:textId="665BE1BD" w:rsidR="002B08F4" w:rsidRDefault="00147A48" w:rsidP="00147A48">
      <w:proofErr w:type="spellStart"/>
      <w:r>
        <w:t>Poljak</w:t>
      </w:r>
      <w:proofErr w:type="spellEnd"/>
      <w:r>
        <w:t xml:space="preserve">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w:t>
      </w:r>
      <w:r w:rsidR="00A03D8A">
        <w:t>trade-offs</w:t>
      </w:r>
      <w:r>
        <w:t xml:space="preserve"> are since there is no budget for the project. The paper was from a MIPRO conference and has been cited in other published works.</w:t>
      </w:r>
    </w:p>
    <w:p w14:paraId="060EBB09" w14:textId="1A9A754F" w:rsidR="002A718C" w:rsidRDefault="002B08F4" w:rsidP="00147A48">
      <w:r>
        <w:t xml:space="preserve">Patil et al (2017) </w:t>
      </w:r>
      <w:r w:rsidR="00A67081">
        <w:t>explain the differences between</w:t>
      </w:r>
      <w:r>
        <w:t xml:space="preserve"> relational databases</w:t>
      </w:r>
      <w:r w:rsidR="002A718C">
        <w:t xml:space="preserve"> (which feature linked tables)</w:t>
      </w:r>
      <w:r>
        <w:t xml:space="preserve"> and non-relational databases</w:t>
      </w:r>
      <w:r w:rsidR="002A718C">
        <w:t xml:space="preserve"> (</w:t>
      </w:r>
      <w:r w:rsidR="00F60A85">
        <w:t xml:space="preserve">also referred to as NoSQL, it is </w:t>
      </w:r>
      <w:r w:rsidR="002A718C">
        <w:t>a more flexible type</w:t>
      </w:r>
      <w:r w:rsidR="00A67081">
        <w:t>,</w:t>
      </w:r>
      <w:r w:rsidR="002A718C">
        <w:t xml:space="preserve"> including in a document with JSON style structure)</w:t>
      </w:r>
      <w:r w:rsidR="00A67081">
        <w:t xml:space="preserve"> and then compare</w:t>
      </w:r>
      <w:r w:rsidR="002A718C">
        <w:t>s</w:t>
      </w:r>
      <w:r w:rsidR="00A67081">
        <w:t xml:space="preserve"> the performance of them</w:t>
      </w:r>
      <w:r>
        <w:t xml:space="preserve"> primarily</w:t>
      </w:r>
      <w:r w:rsidR="002A718C">
        <w:t xml:space="preserve"> using</w:t>
      </w:r>
      <w:r>
        <w:t xml:space="preserve"> MySQL</w:t>
      </w:r>
      <w:r w:rsidR="002A718C">
        <w:t xml:space="preserve"> (relational)</w:t>
      </w:r>
      <w:r>
        <w:t xml:space="preserve"> and MongoDB</w:t>
      </w:r>
      <w:r w:rsidR="002A718C">
        <w:t xml:space="preserve"> (non-relational)</w:t>
      </w:r>
      <w:r>
        <w:t>, among the most popular of each type respectively</w:t>
      </w:r>
      <w:r w:rsidR="00A67081">
        <w:t xml:space="preserve">. </w:t>
      </w:r>
      <w:r w:rsidR="002A718C">
        <w:t>They found significant performance advantages for the non-relational database for performing basic operations, as shown in</w:t>
      </w:r>
      <w:r w:rsidR="00B2311F">
        <w:t xml:space="preserve"> figure 5</w:t>
      </w:r>
      <w:r w:rsidR="002A718C">
        <w:t xml:space="preserve"> below, which</w:t>
      </w:r>
      <w:r w:rsidR="00B303DE">
        <w:t xml:space="preserve"> shows the number of records inserted and the time each database takes to load them</w:t>
      </w:r>
      <w:r w:rsidR="00D63881">
        <w:t>, with MongoDB being the faster of the two.</w:t>
      </w:r>
    </w:p>
    <w:p w14:paraId="63114612" w14:textId="77777777" w:rsidR="00B2311F" w:rsidRDefault="002A718C" w:rsidP="00B2311F">
      <w:pPr>
        <w:keepNext/>
      </w:pPr>
      <w:r>
        <w:rPr>
          <w:noProof/>
        </w:rPr>
        <w:lastRenderedPageBreak/>
        <w:drawing>
          <wp:inline distT="0" distB="0" distL="0" distR="0" wp14:anchorId="1F4D4831" wp14:editId="19CC5E0B">
            <wp:extent cx="5731510" cy="4186555"/>
            <wp:effectExtent l="0" t="0" r="2540" b="44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186555"/>
                    </a:xfrm>
                    <a:prstGeom prst="rect">
                      <a:avLst/>
                    </a:prstGeom>
                  </pic:spPr>
                </pic:pic>
              </a:graphicData>
            </a:graphic>
          </wp:inline>
        </w:drawing>
      </w:r>
    </w:p>
    <w:p w14:paraId="2938FC41" w14:textId="3C5F535D" w:rsidR="002A718C" w:rsidRDefault="00B2311F" w:rsidP="00B2311F">
      <w:pPr>
        <w:pStyle w:val="Caption"/>
      </w:pPr>
      <w:r>
        <w:t xml:space="preserve">Figure </w:t>
      </w:r>
      <w:fldSimple w:instr=" SEQ Figure \* ARABIC ">
        <w:r w:rsidR="005B1FAA">
          <w:rPr>
            <w:noProof/>
          </w:rPr>
          <w:t>5</w:t>
        </w:r>
      </w:fldSimple>
      <w:r>
        <w:t xml:space="preserve"> Time take</w:t>
      </w:r>
      <w:r w:rsidR="005928C4">
        <w:t>n</w:t>
      </w:r>
      <w:r>
        <w:t xml:space="preserve"> to load records by two databases</w:t>
      </w:r>
    </w:p>
    <w:p w14:paraId="696BFC70" w14:textId="77777777" w:rsidR="002B08F4" w:rsidRDefault="002B08F4" w:rsidP="00147A48"/>
    <w:p w14:paraId="393F6BFE" w14:textId="718631DE" w:rsidR="00147A48" w:rsidRDefault="00147A48" w:rsidP="00147A48">
      <w:r>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4D320C51" w14:textId="0F5CDBD4" w:rsidR="00147A48" w:rsidRDefault="00147A48" w:rsidP="00147A48">
      <w:r>
        <w:t xml:space="preserve">The official documentation (e.g., from Amazon (2023) and </w:t>
      </w:r>
      <w:proofErr w:type="spellStart"/>
      <w:r>
        <w:t>Openstack</w:t>
      </w:r>
      <w:proofErr w:type="spellEnd"/>
      <w:r>
        <w:t xml:space="preserve"> (2020)) for the DBaaS’s will be important for comparing them and deciding which one to use. Additionally, they will be a crucial resource for setting up and using it. Although</w:t>
      </w:r>
      <w:r w:rsidR="00A03D8A">
        <w:t xml:space="preserve"> the</w:t>
      </w:r>
      <w:r>
        <w:t xml:space="preserve"> Trove/</w:t>
      </w:r>
      <w:proofErr w:type="spellStart"/>
      <w:r>
        <w:t>Openstack</w:t>
      </w:r>
      <w:proofErr w:type="spellEnd"/>
      <w:r>
        <w:t xml:space="preserve"> DBaaS</w:t>
      </w:r>
      <w:r w:rsidR="00A03D8A">
        <w:t xml:space="preserve"> was used</w:t>
      </w:r>
      <w:r>
        <w:t xml:space="preserve"> in TM352, this had been setup ahead of time so </w:t>
      </w:r>
      <w:r w:rsidR="00A03D8A">
        <w:t>some learning may still be required if that is chosen</w:t>
      </w:r>
      <w:r>
        <w:t>.</w:t>
      </w:r>
    </w:p>
    <w:p w14:paraId="1364A4FA" w14:textId="31340BB9" w:rsidR="00F165FF" w:rsidRDefault="00147A48" w:rsidP="00147A48">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w:t>
      </w:r>
      <w:r w:rsidR="00F165FF">
        <w:t>topic,</w:t>
      </w:r>
      <w:r>
        <w:t xml:space="preserve">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w:t>
      </w:r>
      <w:r w:rsidR="002940A1">
        <w:t>s</w:t>
      </w:r>
      <w:r>
        <w:t xml:space="preserve"> been widely cited in published works.</w:t>
      </w:r>
      <w:r w:rsidR="00D07F07">
        <w:rPr>
          <w:rStyle w:val="Hyperlink"/>
        </w:rPr>
        <w:t xml:space="preserve"> </w:t>
      </w:r>
    </w:p>
    <w:p w14:paraId="5058CA48" w14:textId="3B6D74E8" w:rsidR="00F165FF" w:rsidRDefault="00CB724A" w:rsidP="00147A48">
      <w:r>
        <w:t>Some important factors when choosing database technology are whether to use a relational database or a NoSQL database; whether the database is free; familiarity with the database</w:t>
      </w:r>
      <w:r w:rsidR="003955ED">
        <w:t xml:space="preserve"> </w:t>
      </w:r>
      <w:r w:rsidR="00D63881">
        <w:t xml:space="preserve">and the </w:t>
      </w:r>
      <w:r w:rsidR="003955ED">
        <w:lastRenderedPageBreak/>
        <w:t>performance</w:t>
      </w:r>
      <w:r w:rsidR="00D63881">
        <w:t xml:space="preserve"> of the database</w:t>
      </w:r>
      <w:r w:rsidR="003955ED">
        <w:t xml:space="preserve">. </w:t>
      </w:r>
      <w:r w:rsidR="00D63881">
        <w:t>There are multiple solutions that could be viewed as equally correct, or with only marginal differences, so in</w:t>
      </w:r>
      <w:r w:rsidR="00927B5F">
        <w:t xml:space="preserve"> some</w:t>
      </w:r>
      <w:r w:rsidR="00D63881">
        <w:t xml:space="preserve"> instances an arbitrary decision must be made because the time to consider the differences in detail could be used to on more important work. As currently conceived the database would not require interlinked tables </w:t>
      </w:r>
      <w:r w:rsidR="0020398D">
        <w:t>since each service would only have properties associated with itself</w:t>
      </w:r>
      <w:r w:rsidR="00927B5F">
        <w:t>, so a better performing (Patil et al</w:t>
      </w:r>
      <w:r w:rsidR="00E67A8A">
        <w:t>,</w:t>
      </w:r>
      <w:r w:rsidR="00927B5F">
        <w:t xml:space="preserve"> 2017) NoSQL database such as MongoDB could be used</w:t>
      </w:r>
      <w:r w:rsidR="0020398D">
        <w:t xml:space="preserve">. </w:t>
      </w:r>
      <w:r w:rsidR="00561227">
        <w:t>The OpenStack Trove DBaaS is free and open source</w:t>
      </w:r>
      <w:r w:rsidR="00CF232C">
        <w:t>, whereas an AWS solution may have costs associated depending on length of use and options chosen (Amazon</w:t>
      </w:r>
      <w:r w:rsidR="00E67A8A">
        <w:t>,</w:t>
      </w:r>
      <w:r w:rsidR="00CF232C">
        <w:t xml:space="preserve"> 2023). Additionally, having already some familiarity with OpenStack Trove makes it a good choice for the project.</w:t>
      </w:r>
    </w:p>
    <w:p w14:paraId="5564C68E" w14:textId="000E5541" w:rsidR="00147A48" w:rsidRDefault="00147A48" w:rsidP="00147A48"/>
    <w:p w14:paraId="40E9504A" w14:textId="51BA1122" w:rsidR="00AF5FE2" w:rsidRDefault="00AF5FE2" w:rsidP="00147A48"/>
    <w:p w14:paraId="6A301C31" w14:textId="7EF29771" w:rsidR="00AF5FE2" w:rsidRDefault="00AF5FE2" w:rsidP="00147A48"/>
    <w:p w14:paraId="3BA8D5F1" w14:textId="0ED64065" w:rsidR="00AF5FE2" w:rsidRDefault="00AF5FE2" w:rsidP="00147A48"/>
    <w:p w14:paraId="4C712288" w14:textId="1754F3E6" w:rsidR="00AF5FE2" w:rsidRDefault="00AF5FE2" w:rsidP="00147A48"/>
    <w:p w14:paraId="311D84B0" w14:textId="5EA8B83E" w:rsidR="00AF5FE2" w:rsidRDefault="00AF5FE2" w:rsidP="00147A48"/>
    <w:p w14:paraId="09B11A1D" w14:textId="45CA31EA" w:rsidR="00AF5FE2" w:rsidRDefault="00AF5FE2" w:rsidP="00147A48"/>
    <w:p w14:paraId="78E9BF1D" w14:textId="3E279E61" w:rsidR="00AF5FE2" w:rsidRDefault="00AF5FE2" w:rsidP="00147A48"/>
    <w:p w14:paraId="10F3BA8C" w14:textId="0A1FFE3E" w:rsidR="00AF5FE2" w:rsidRDefault="00AF5FE2" w:rsidP="00147A48"/>
    <w:p w14:paraId="08693C83" w14:textId="7F8C3B52" w:rsidR="00AF5FE2" w:rsidRDefault="00AF5FE2" w:rsidP="00147A48"/>
    <w:p w14:paraId="41CCB1CC" w14:textId="22B59EFD" w:rsidR="00AF5FE2" w:rsidRDefault="00AF5FE2" w:rsidP="00147A48"/>
    <w:p w14:paraId="2CA114D8" w14:textId="6F05A3C7" w:rsidR="00AF5FE2" w:rsidRDefault="00AF5FE2" w:rsidP="00147A48"/>
    <w:p w14:paraId="4668EC7F" w14:textId="600343F1" w:rsidR="00AF5FE2" w:rsidRDefault="00AF5FE2" w:rsidP="00147A48"/>
    <w:p w14:paraId="78525CD9" w14:textId="0AC0EB0B" w:rsidR="00B2311F" w:rsidRDefault="00B2311F" w:rsidP="00147A48"/>
    <w:p w14:paraId="2605C25D" w14:textId="45FE3A8F" w:rsidR="00B2311F" w:rsidRDefault="00B2311F" w:rsidP="00147A48"/>
    <w:p w14:paraId="45195272" w14:textId="777CB8BA" w:rsidR="00B2311F" w:rsidRDefault="00B2311F" w:rsidP="00147A48"/>
    <w:p w14:paraId="06C7A532" w14:textId="341918C0" w:rsidR="00B2311F" w:rsidRDefault="00B2311F" w:rsidP="00147A48"/>
    <w:p w14:paraId="41D75052" w14:textId="7C313A12" w:rsidR="00B2311F" w:rsidRDefault="00B2311F" w:rsidP="00147A48"/>
    <w:p w14:paraId="078DAE0B" w14:textId="615A85E1" w:rsidR="00B2311F" w:rsidRDefault="00B2311F" w:rsidP="00147A48"/>
    <w:p w14:paraId="68CEF72E" w14:textId="66ED95DF" w:rsidR="00B2311F" w:rsidRDefault="00B2311F" w:rsidP="00147A48"/>
    <w:p w14:paraId="5E4DD32C" w14:textId="6AAB3166" w:rsidR="00B2311F" w:rsidRDefault="00B2311F" w:rsidP="00147A48"/>
    <w:p w14:paraId="4492FDE8" w14:textId="77777777" w:rsidR="00B2311F" w:rsidRDefault="00B2311F" w:rsidP="00147A48"/>
    <w:p w14:paraId="31219495" w14:textId="77777777" w:rsidR="00AF5FE2" w:rsidRDefault="00AF5FE2" w:rsidP="00147A48"/>
    <w:p w14:paraId="10E1C1FB" w14:textId="77777777" w:rsidR="00147A48" w:rsidRDefault="00147A48" w:rsidP="00147A48">
      <w:pPr>
        <w:pStyle w:val="Heading2"/>
      </w:pPr>
      <w:bookmarkStart w:id="28" w:name="_Toc128498897"/>
      <w:r>
        <w:lastRenderedPageBreak/>
        <w:t>2.2 Project work</w:t>
      </w:r>
      <w:bookmarkEnd w:id="28"/>
    </w:p>
    <w:p w14:paraId="2C46C46C" w14:textId="6C43FA85" w:rsidR="00AE4355" w:rsidRDefault="00AE4355" w:rsidP="00AE4355">
      <w:pPr>
        <w:pStyle w:val="Heading3"/>
      </w:pPr>
      <w:bookmarkStart w:id="29" w:name="_Toc128498898"/>
      <w:r>
        <w:t>2.2.1 Gathering Feedback</w:t>
      </w:r>
      <w:bookmarkEnd w:id="29"/>
    </w:p>
    <w:p w14:paraId="6BF9D9E3" w14:textId="5DDE066C" w:rsidR="00AB1ACC" w:rsidRDefault="00AE4355" w:rsidP="00147A48">
      <w:commentRangeStart w:id="30"/>
      <w:r>
        <w:t xml:space="preserve">As outlined previously, the trans community in Liverpool are a crucial resource for the project and utilizing them may be key to its success. </w:t>
      </w:r>
      <w:commentRangeEnd w:id="30"/>
      <w:r w:rsidR="00B844C1">
        <w:rPr>
          <w:rStyle w:val="CommentReference"/>
        </w:rPr>
        <w:commentReference w:id="30"/>
      </w:r>
      <w:r>
        <w:t>In the early stages of the project some</w:t>
      </w:r>
      <w:r w:rsidR="004231F6">
        <w:t xml:space="preserve"> preliminary</w:t>
      </w:r>
      <w:r>
        <w:t xml:space="preserve"> feedback gathering was </w:t>
      </w:r>
      <w:r w:rsidR="004231F6">
        <w:t>undertaken, with informal chats with community members about what sort of features they would like to see in an app for them and what concerns they might have. Once the idea was more solidified</w:t>
      </w:r>
      <w:r w:rsidR="00E67A8A">
        <w:t>,</w:t>
      </w:r>
      <w:r w:rsidR="004231F6">
        <w:t xml:space="preserve"> an explanation of the proposed app</w:t>
      </w:r>
      <w:r w:rsidR="00E67A8A">
        <w:t xml:space="preserve"> was posted in local trans Facebook groups</w:t>
      </w:r>
      <w:r w:rsidR="004231F6">
        <w:t xml:space="preserve"> </w:t>
      </w:r>
      <w:r w:rsidR="00E67A8A">
        <w:t>which</w:t>
      </w:r>
      <w:r w:rsidR="004231F6">
        <w:t xml:space="preserve"> invited feedback &amp; comment. </w:t>
      </w:r>
      <w:r w:rsidR="000741E7">
        <w:t>Additionally,</w:t>
      </w:r>
      <w:r w:rsidR="004231F6">
        <w:t xml:space="preserve"> regular conversations</w:t>
      </w:r>
      <w:r w:rsidR="00E67A8A">
        <w:t xml:space="preserve"> have been had</w:t>
      </w:r>
      <w:r w:rsidR="004231F6">
        <w:t xml:space="preserve"> with River Wright</w:t>
      </w:r>
      <w:r w:rsidR="000741E7">
        <w:t xml:space="preserve"> of Liverpool Trans Wiki, someone previously identified as a stakeholder.</w:t>
      </w:r>
      <w:r w:rsidR="00AB1ACC">
        <w:t xml:space="preserve"> </w:t>
      </w:r>
      <w:r w:rsidR="00DB170E" w:rsidRPr="00DB170E">
        <w:t>Appendix 1</w:t>
      </w:r>
      <w:r w:rsidR="00AB1ACC" w:rsidRPr="00DB170E">
        <w:t xml:space="preserve"> </w:t>
      </w:r>
      <w:r w:rsidR="00AB1ACC">
        <w:t xml:space="preserve">shows the </w:t>
      </w:r>
      <w:r w:rsidR="00BF3A30">
        <w:t>Facebook</w:t>
      </w:r>
      <w:r w:rsidR="00AB1ACC">
        <w:t xml:space="preserve"> post that was made and</w:t>
      </w:r>
      <w:r w:rsidR="00DB170E">
        <w:t xml:space="preserve"> some</w:t>
      </w:r>
      <w:r w:rsidR="00AB1ACC">
        <w:t xml:space="preserve"> of the responses.</w:t>
      </w:r>
    </w:p>
    <w:p w14:paraId="221526B9" w14:textId="17492D0A" w:rsidR="000741E7" w:rsidRDefault="000741E7" w:rsidP="00147A48">
      <w:r>
        <w:t>The nature of this preliminary feedback gathering was open-ended and unfocused to get the widest possible range of views before ideas and features became more fixed. The downside of this is that the results were broad and some of it</w:t>
      </w:r>
      <w:r w:rsidR="00D9534E">
        <w:t xml:space="preserve"> ultimately</w:t>
      </w:r>
      <w:r>
        <w:t xml:space="preserve"> not</w:t>
      </w:r>
      <w:r w:rsidR="00D9534E">
        <w:t xml:space="preserve"> relevant</w:t>
      </w:r>
      <w:r w:rsidR="00407EE5">
        <w:t>, and a more structured approach in future may give more useful feedback. Nevertheless, a lot of useful information was gathered and is summarised below:</w:t>
      </w:r>
    </w:p>
    <w:p w14:paraId="6C3CB84E" w14:textId="396A460B" w:rsidR="00407EE5" w:rsidRDefault="00407EE5" w:rsidP="00407EE5">
      <w:pPr>
        <w:pStyle w:val="ListParagraph"/>
        <w:numPr>
          <w:ilvl w:val="0"/>
          <w:numId w:val="8"/>
        </w:numPr>
      </w:pPr>
      <w:r>
        <w:t>Concerns around privacy and whether the app would inadvertently out someone</w:t>
      </w:r>
      <w:r w:rsidR="00AB1ACC">
        <w:t>.</w:t>
      </w:r>
    </w:p>
    <w:p w14:paraId="7233F032" w14:textId="3D0DD9E8" w:rsidR="00407EE5" w:rsidRDefault="00407EE5" w:rsidP="00407EE5">
      <w:pPr>
        <w:pStyle w:val="ListParagraph"/>
        <w:numPr>
          <w:ilvl w:val="0"/>
          <w:numId w:val="8"/>
        </w:numPr>
      </w:pPr>
      <w:r>
        <w:t>Suggestions made about different sorts of apps for the community including an app to record audio during hate crimes</w:t>
      </w:r>
      <w:r w:rsidR="00AB1ACC">
        <w:t>.</w:t>
      </w:r>
    </w:p>
    <w:p w14:paraId="2808F1A3" w14:textId="576D5ED0" w:rsidR="00407EE5" w:rsidRDefault="00407EE5" w:rsidP="00407EE5">
      <w:pPr>
        <w:pStyle w:val="ListParagraph"/>
        <w:numPr>
          <w:ilvl w:val="0"/>
          <w:numId w:val="8"/>
        </w:numPr>
      </w:pPr>
      <w:r>
        <w:t xml:space="preserve">The proposed app was received with greater enthusiasm by people new to the community </w:t>
      </w:r>
      <w:r w:rsidR="004C6DD9">
        <w:t>(who need to discover these services) than</w:t>
      </w:r>
      <w:r>
        <w:t xml:space="preserve"> people who are more established</w:t>
      </w:r>
      <w:r w:rsidR="00AB1ACC">
        <w:t>.</w:t>
      </w:r>
    </w:p>
    <w:p w14:paraId="05D86830" w14:textId="19DB40FC" w:rsidR="00407EE5" w:rsidRDefault="004C6DD9" w:rsidP="00407EE5">
      <w:pPr>
        <w:pStyle w:val="ListParagraph"/>
        <w:numPr>
          <w:ilvl w:val="0"/>
          <w:numId w:val="8"/>
        </w:numPr>
      </w:pPr>
      <w:r>
        <w:t>Suggestions about specific content for a (now dropped) media section</w:t>
      </w:r>
      <w:r w:rsidR="00AB1ACC">
        <w:t>.</w:t>
      </w:r>
    </w:p>
    <w:p w14:paraId="780D42D0" w14:textId="05DCCC16" w:rsidR="004C6DD9" w:rsidRDefault="003F5A4E" w:rsidP="00407EE5">
      <w:pPr>
        <w:pStyle w:val="ListParagraph"/>
        <w:numPr>
          <w:ilvl w:val="0"/>
          <w:numId w:val="8"/>
        </w:numPr>
      </w:pPr>
      <w:r>
        <w:t>Expand the database &amp; map to include businesses</w:t>
      </w:r>
      <w:r w:rsidR="00B55CAA">
        <w:t xml:space="preserve"> (such as café</w:t>
      </w:r>
      <w:del w:id="31" w:author="Craig Williamson" w:date="2023-03-11T10:40:00Z">
        <w:r w:rsidR="00B55CAA" w:rsidDel="00527C01">
          <w:delText>’</w:delText>
        </w:r>
      </w:del>
      <w:r w:rsidR="00B55CAA">
        <w:t xml:space="preserve">s, </w:t>
      </w:r>
      <w:r w:rsidR="00AB1ACC">
        <w:t>bars,</w:t>
      </w:r>
      <w:r w:rsidR="00B55CAA">
        <w:t xml:space="preserve"> and shops)</w:t>
      </w:r>
      <w:r>
        <w:t xml:space="preserve"> and indicate whether they have gender neutral toilets or</w:t>
      </w:r>
      <w:r w:rsidR="00AB1ACC">
        <w:t xml:space="preserve"> have some</w:t>
      </w:r>
      <w:r>
        <w:t xml:space="preserve"> other indications of trans-inclusivity</w:t>
      </w:r>
      <w:r w:rsidR="00AB1ACC">
        <w:t>.</w:t>
      </w:r>
    </w:p>
    <w:p w14:paraId="57BFAB1F" w14:textId="169D208C" w:rsidR="004C6DD9" w:rsidRDefault="004C6DD9" w:rsidP="00407EE5">
      <w:pPr>
        <w:pStyle w:val="ListParagraph"/>
        <w:numPr>
          <w:ilvl w:val="0"/>
          <w:numId w:val="8"/>
        </w:numPr>
      </w:pPr>
      <w:r>
        <w:t xml:space="preserve">The inclusion of organisations that have </w:t>
      </w:r>
      <w:r w:rsidR="003F5A4E">
        <w:t>the Navajo Chartermark</w:t>
      </w:r>
      <w:r>
        <w:t xml:space="preserve"> (a</w:t>
      </w:r>
      <w:r w:rsidR="003F5A4E">
        <w:t xml:space="preserve"> Merseyside &amp; Cheshire</w:t>
      </w:r>
      <w:r>
        <w:t xml:space="preserve"> accreditation for</w:t>
      </w:r>
      <w:r w:rsidR="003F5A4E">
        <w:t xml:space="preserve"> good practise of</w:t>
      </w:r>
      <w:r>
        <w:t xml:space="preserve"> </w:t>
      </w:r>
      <w:r w:rsidR="003F5A4E">
        <w:t>LGBTQIA+ inclusion)</w:t>
      </w:r>
      <w:r w:rsidR="00AB1ACC">
        <w:t>.</w:t>
      </w:r>
    </w:p>
    <w:p w14:paraId="65F90019" w14:textId="29A942FD" w:rsidR="003F5A4E" w:rsidRDefault="003F5A4E" w:rsidP="003F5A4E">
      <w:r>
        <w:t>The suggestion of having the app show whether bus</w:t>
      </w:r>
      <w:r w:rsidR="00B108C3">
        <w:t xml:space="preserve">inesses have gender neutral toilets (possibly expanding to other metrics of trans inclusivity) </w:t>
      </w:r>
      <w:r w:rsidR="00934D54">
        <w:t xml:space="preserve">may add more appeal to more established members of the community. Additionally, it may not require much additional work </w:t>
      </w:r>
      <w:r w:rsidR="004B2E36">
        <w:t>to add this feature aside from gathering the data.</w:t>
      </w:r>
    </w:p>
    <w:p w14:paraId="5D7BB103" w14:textId="6D429668" w:rsidR="00DB170E" w:rsidRDefault="00DB170E" w:rsidP="003F5A4E"/>
    <w:p w14:paraId="2E90F736" w14:textId="5B219B8D" w:rsidR="00DB170E" w:rsidRDefault="00DB170E" w:rsidP="003F5A4E"/>
    <w:p w14:paraId="33594604" w14:textId="31DF42F7" w:rsidR="00DB170E" w:rsidRDefault="00DB170E" w:rsidP="003F5A4E"/>
    <w:p w14:paraId="5D18DED6" w14:textId="5553E51E" w:rsidR="00DB170E" w:rsidRDefault="00DB170E" w:rsidP="003F5A4E"/>
    <w:p w14:paraId="0E89A5B0" w14:textId="43706FEC" w:rsidR="00DB170E" w:rsidRDefault="00DB170E" w:rsidP="003F5A4E"/>
    <w:p w14:paraId="4B8299B5" w14:textId="015D1182" w:rsidR="00DB170E" w:rsidRDefault="00DB170E" w:rsidP="003F5A4E"/>
    <w:p w14:paraId="6A75661D" w14:textId="6B9FFE83" w:rsidR="00DB170E" w:rsidRDefault="00DB170E" w:rsidP="003F5A4E"/>
    <w:p w14:paraId="73F3D236" w14:textId="77777777" w:rsidR="00DB170E" w:rsidRDefault="00DB170E" w:rsidP="003F5A4E"/>
    <w:p w14:paraId="40D28B26" w14:textId="2F22DF35" w:rsidR="009F737F" w:rsidRDefault="009F737F" w:rsidP="000373B4">
      <w:pPr>
        <w:pStyle w:val="Heading3"/>
      </w:pPr>
      <w:bookmarkStart w:id="32" w:name="_Toc128498899"/>
      <w:commentRangeStart w:id="33"/>
      <w:r>
        <w:lastRenderedPageBreak/>
        <w:t>2.2.2 User Interface sketches</w:t>
      </w:r>
      <w:bookmarkEnd w:id="32"/>
      <w:commentRangeEnd w:id="33"/>
      <w:r w:rsidR="006D2A78">
        <w:rPr>
          <w:rStyle w:val="CommentReference"/>
          <w:rFonts w:asciiTheme="minorHAnsi" w:eastAsiaTheme="minorHAnsi" w:hAnsiTheme="minorHAnsi" w:cstheme="minorBidi"/>
          <w:color w:val="auto"/>
        </w:rPr>
        <w:commentReference w:id="33"/>
      </w:r>
    </w:p>
    <w:p w14:paraId="67D9BA9C" w14:textId="780A8EFF" w:rsidR="009F737F" w:rsidRDefault="00BF3A30" w:rsidP="003F5A4E">
      <w:r>
        <w:t xml:space="preserve">Three initial ideas for UI layout have been very roughly hand sketched in Figures 4, 5 and 6 with Figure 4 using Google Maps for inspiration, Figure </w:t>
      </w:r>
      <w:r w:rsidR="006818A1">
        <w:t xml:space="preserve">5 having menus that swipe in from the sides and Figure 6 being a much </w:t>
      </w:r>
      <w:r w:rsidR="00AA7E68">
        <w:t>simpler and more basic</w:t>
      </w:r>
      <w:r w:rsidR="006818A1">
        <w:t>.</w:t>
      </w:r>
      <w:r w:rsidR="00AA7E68">
        <w:t xml:space="preserve"> The advantage of the layout in Figure 4 is that it will </w:t>
      </w:r>
      <w:r w:rsidR="00FB5487">
        <w:t xml:space="preserve">be </w:t>
      </w:r>
      <w:r w:rsidR="00AA7E68">
        <w:t xml:space="preserve">familiar to users, since Google Maps is such a ubiquitous app any app using a similar layout should feel natural and easy to use. </w:t>
      </w:r>
      <w:commentRangeStart w:id="34"/>
      <w:r w:rsidR="00AA7E68">
        <w:t>The layout in Figure 5</w:t>
      </w:r>
      <w:r w:rsidR="00FB5487">
        <w:t xml:space="preserve">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commentRangeEnd w:id="34"/>
      <w:r w:rsidR="00277087">
        <w:rPr>
          <w:rStyle w:val="CommentReference"/>
        </w:rPr>
        <w:commentReference w:id="34"/>
      </w:r>
    </w:p>
    <w:p w14:paraId="481CC5CC" w14:textId="4880B718" w:rsidR="001D70EF" w:rsidRDefault="001D70EF" w:rsidP="003F5A4E">
      <w:r>
        <w:t xml:space="preserve">As previously stated, </w:t>
      </w:r>
      <w:commentRangeStart w:id="35"/>
      <w:r>
        <w:t xml:space="preserve">current experience with CSS and visual styling is </w:t>
      </w:r>
      <w:r w:rsidR="00F50FF1">
        <w:t>limited</w:t>
      </w:r>
      <w:r>
        <w:t xml:space="preserve"> </w:t>
      </w:r>
      <w:commentRangeEnd w:id="35"/>
      <w:r w:rsidR="006D2A78">
        <w:rPr>
          <w:rStyle w:val="CommentReference"/>
        </w:rPr>
        <w:commentReference w:id="35"/>
      </w:r>
      <w:r>
        <w:t xml:space="preserve">and both the designs in Figures 4 and 5 may require some time learning how to implement them. </w:t>
      </w:r>
      <w:r w:rsidR="00F35B1D">
        <w:t>T</w:t>
      </w:r>
      <w:r>
        <w:t>ime has been allocated in the schedule for this</w:t>
      </w:r>
      <w:r w:rsidR="005A628C">
        <w:t>, but it is possible that delays will mean that this is not possible and could be pursued after this project is complete. Figure 6 shows a more simplified layout that could be used</w:t>
      </w:r>
      <w:r w:rsidR="00F50FF1">
        <w:t xml:space="preserve"> in the interim.</w:t>
      </w:r>
    </w:p>
    <w:p w14:paraId="6C971FF7" w14:textId="77777777" w:rsidR="005B1FAA" w:rsidRDefault="005B1FAA" w:rsidP="005B1FAA">
      <w:pPr>
        <w:keepNext/>
      </w:pPr>
      <w:r>
        <w:rPr>
          <w:noProof/>
          <w:color w:val="FF0000"/>
        </w:rPr>
        <w:lastRenderedPageBreak/>
        <w:drawing>
          <wp:inline distT="0" distB="0" distL="0" distR="0" wp14:anchorId="79F218C8" wp14:editId="7575FE1E">
            <wp:extent cx="5731510" cy="7037070"/>
            <wp:effectExtent l="0" t="0" r="2540" b="0"/>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037070"/>
                    </a:xfrm>
                    <a:prstGeom prst="rect">
                      <a:avLst/>
                    </a:prstGeom>
                  </pic:spPr>
                </pic:pic>
              </a:graphicData>
            </a:graphic>
          </wp:inline>
        </w:drawing>
      </w:r>
    </w:p>
    <w:p w14:paraId="5C1B285D" w14:textId="2D1C8979" w:rsidR="00AF5FE2" w:rsidRDefault="005B1FAA" w:rsidP="005B1FAA">
      <w:pPr>
        <w:pStyle w:val="Caption"/>
        <w:rPr>
          <w:color w:val="FF0000"/>
        </w:rPr>
      </w:pPr>
      <w:r>
        <w:t xml:space="preserve">Figure </w:t>
      </w:r>
      <w:fldSimple w:instr=" SEQ Figure \* ARABIC ">
        <w:r>
          <w:rPr>
            <w:noProof/>
          </w:rPr>
          <w:t>6</w:t>
        </w:r>
      </w:fldSimple>
      <w:r>
        <w:t xml:space="preserve"> Rough sketch of </w:t>
      </w:r>
      <w:r>
        <w:rPr>
          <w:noProof/>
        </w:rPr>
        <w:t>UI using Google Maps as inspiration</w:t>
      </w:r>
    </w:p>
    <w:p w14:paraId="640E6AF3" w14:textId="77777777" w:rsidR="005B1FAA" w:rsidRDefault="005B1FAA" w:rsidP="00AF5FE2"/>
    <w:p w14:paraId="503A881F" w14:textId="3EFFFA91" w:rsidR="00DB170E" w:rsidRDefault="00DB170E" w:rsidP="00AF5FE2"/>
    <w:p w14:paraId="105B6909" w14:textId="77777777" w:rsidR="005B1FAA" w:rsidRDefault="005B1FAA" w:rsidP="005B1FAA">
      <w:pPr>
        <w:keepNext/>
      </w:pPr>
      <w:r>
        <w:rPr>
          <w:noProof/>
        </w:rPr>
        <w:lastRenderedPageBreak/>
        <w:drawing>
          <wp:inline distT="0" distB="0" distL="0" distR="0" wp14:anchorId="07FEF6B5" wp14:editId="457691F8">
            <wp:extent cx="5731510" cy="5805805"/>
            <wp:effectExtent l="0" t="0" r="2540" b="4445"/>
            <wp:docPr id="11" name="Picture 1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805805"/>
                    </a:xfrm>
                    <a:prstGeom prst="rect">
                      <a:avLst/>
                    </a:prstGeom>
                  </pic:spPr>
                </pic:pic>
              </a:graphicData>
            </a:graphic>
          </wp:inline>
        </w:drawing>
      </w:r>
    </w:p>
    <w:p w14:paraId="7D3C5D72" w14:textId="12951775" w:rsidR="00DB170E" w:rsidRDefault="005B1FAA" w:rsidP="005B1FAA">
      <w:pPr>
        <w:pStyle w:val="Caption"/>
      </w:pPr>
      <w:r>
        <w:t xml:space="preserve">Figure </w:t>
      </w:r>
      <w:fldSimple w:instr=" SEQ Figure \* ARABIC ">
        <w:r>
          <w:rPr>
            <w:noProof/>
          </w:rPr>
          <w:t>7</w:t>
        </w:r>
      </w:fldSimple>
      <w:r>
        <w:t xml:space="preserve"> Rough sketch of UI with menus that swipe in</w:t>
      </w:r>
    </w:p>
    <w:p w14:paraId="332471D2" w14:textId="182F5384" w:rsidR="00DB170E" w:rsidRDefault="00DB170E" w:rsidP="00AF5FE2"/>
    <w:p w14:paraId="6AA3BAB4" w14:textId="263E7DBC" w:rsidR="00DB170E" w:rsidRDefault="00DB170E" w:rsidP="00AF5FE2"/>
    <w:p w14:paraId="678FBB01" w14:textId="77777777" w:rsidR="005B1FAA" w:rsidRDefault="005B1FAA" w:rsidP="005B1FAA">
      <w:pPr>
        <w:keepNext/>
      </w:pPr>
      <w:r>
        <w:rPr>
          <w:noProof/>
        </w:rPr>
        <w:lastRenderedPageBreak/>
        <w:drawing>
          <wp:inline distT="0" distB="0" distL="0" distR="0" wp14:anchorId="1060AB16" wp14:editId="21C36196">
            <wp:extent cx="5731510" cy="7153910"/>
            <wp:effectExtent l="0" t="0" r="254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153910"/>
                    </a:xfrm>
                    <a:prstGeom prst="rect">
                      <a:avLst/>
                    </a:prstGeom>
                  </pic:spPr>
                </pic:pic>
              </a:graphicData>
            </a:graphic>
          </wp:inline>
        </w:drawing>
      </w:r>
    </w:p>
    <w:p w14:paraId="466A4FD1" w14:textId="64727029" w:rsidR="00DB170E" w:rsidRDefault="005B1FAA" w:rsidP="005B1FAA">
      <w:pPr>
        <w:pStyle w:val="Caption"/>
      </w:pPr>
      <w:commentRangeStart w:id="36"/>
      <w:r>
        <w:t xml:space="preserve">Figure </w:t>
      </w:r>
      <w:fldSimple w:instr=" SEQ Figure \* ARABIC ">
        <w:r>
          <w:rPr>
            <w:noProof/>
          </w:rPr>
          <w:t>8</w:t>
        </w:r>
      </w:fldSimple>
      <w:r>
        <w:t xml:space="preserve"> Rough sketch of UI in a simplified style</w:t>
      </w:r>
      <w:commentRangeEnd w:id="36"/>
      <w:r w:rsidR="00527C01">
        <w:rPr>
          <w:rStyle w:val="CommentReference"/>
          <w:i w:val="0"/>
          <w:iCs w:val="0"/>
          <w:color w:val="auto"/>
        </w:rPr>
        <w:commentReference w:id="36"/>
      </w:r>
    </w:p>
    <w:p w14:paraId="3E96C00F" w14:textId="3852CA9A" w:rsidR="00DB170E" w:rsidRDefault="00DB170E" w:rsidP="00AF5FE2"/>
    <w:p w14:paraId="5B3356E7" w14:textId="5B99B767" w:rsidR="00DB170E" w:rsidRDefault="00DB170E" w:rsidP="00AF5FE2"/>
    <w:p w14:paraId="331DE24E" w14:textId="1C7F95CB" w:rsidR="00DB170E" w:rsidRDefault="00DB170E" w:rsidP="00AF5FE2"/>
    <w:p w14:paraId="65A23CD9" w14:textId="1C054233" w:rsidR="00DB170E" w:rsidRDefault="00DB170E" w:rsidP="00AF5FE2"/>
    <w:p w14:paraId="728E69FB" w14:textId="77777777" w:rsidR="00AF5FE2" w:rsidRDefault="00AF5FE2" w:rsidP="00AF5FE2"/>
    <w:p w14:paraId="63943554" w14:textId="59C0FF9E" w:rsidR="00147A48" w:rsidRDefault="00147A48" w:rsidP="00147A48">
      <w:pPr>
        <w:pStyle w:val="Heading1"/>
      </w:pPr>
      <w:bookmarkStart w:id="37" w:name="_Toc128498900"/>
      <w:commentRangeStart w:id="38"/>
      <w:r>
        <w:lastRenderedPageBreak/>
        <w:t>3. Review and reflection</w:t>
      </w:r>
      <w:bookmarkEnd w:id="37"/>
      <w:commentRangeEnd w:id="38"/>
      <w:r w:rsidR="00527C01">
        <w:rPr>
          <w:rStyle w:val="CommentReference"/>
          <w:rFonts w:asciiTheme="minorHAnsi" w:eastAsiaTheme="minorHAnsi" w:hAnsiTheme="minorHAnsi" w:cstheme="minorBidi"/>
          <w:color w:val="auto"/>
        </w:rPr>
        <w:commentReference w:id="38"/>
      </w:r>
    </w:p>
    <w:p w14:paraId="47CEB720" w14:textId="77777777" w:rsidR="00147A48" w:rsidRDefault="00147A48" w:rsidP="00147A48">
      <w:pPr>
        <w:pStyle w:val="Heading2"/>
      </w:pPr>
      <w:bookmarkStart w:id="39" w:name="_Toc128498901"/>
      <w:r>
        <w:t>3.1 Review of progress</w:t>
      </w:r>
      <w:bookmarkEnd w:id="39"/>
    </w:p>
    <w:p w14:paraId="2B6618A3" w14:textId="7D2758DA" w:rsidR="00C258DF" w:rsidRDefault="004B2E36" w:rsidP="00147A48">
      <w:commentRangeStart w:id="40"/>
      <w:r>
        <w:t>Some ideas proposed for the app initially, were subsequently dropped such as a section for trans related media</w:t>
      </w:r>
      <w:r w:rsidR="007E0BCA">
        <w:t xml:space="preserve"> or articles and</w:t>
      </w:r>
      <w:r>
        <w:t xml:space="preserve"> could have included users being able to add their own</w:t>
      </w:r>
      <w:r w:rsidR="007E0BCA">
        <w:t xml:space="preserve">. However, on reflection, this did not quite fit with the core ideas of the app. </w:t>
      </w:r>
      <w:r w:rsidR="00C258DF">
        <w:t xml:space="preserve"> An alternative could be to add a ‘useful links’ section, which would require minimum effort and could include some essential or useful things. Another idea that was initially considered was to allow users to leave comments about events or services, but after consideration this was also dropped. Comments would require moderating for hate speech and spam and without a critical mass of users, it may end up skewing to very individualised opinions rather than being reflective of wider trends.</w:t>
      </w:r>
      <w:commentRangeEnd w:id="40"/>
      <w:r w:rsidR="00527C01">
        <w:rPr>
          <w:rStyle w:val="CommentReference"/>
        </w:rPr>
        <w:commentReference w:id="40"/>
      </w:r>
    </w:p>
    <w:p w14:paraId="69889C94" w14:textId="633BE678" w:rsidR="00C258DF" w:rsidRDefault="00C258DF" w:rsidP="00147A48">
      <w:r>
        <w:t>The feedback gathering exercise resulted in feedback of mixed usefulness, which was in retrospect predictable since the method of gathering it was informal and open. Nevertheless</w:t>
      </w:r>
      <w:r w:rsidR="003E59FE">
        <w:t>,</w:t>
      </w:r>
      <w:r>
        <w:t xml:space="preserve"> useful information was gathered and reflected upon, and will help iterate on the ideas to shape the app going forward.</w:t>
      </w:r>
      <w:r w:rsidR="00C87733">
        <w:t xml:space="preserve"> The idea to add gender neutral bathrooms to the map</w:t>
      </w:r>
      <w:r w:rsidR="003E59FE">
        <w:t xml:space="preserve"> is one that add more ongoing interest in the app for users more established in the community, who have already got past the struggle of finding the services they need.</w:t>
      </w:r>
      <w:r w:rsidR="0010458F">
        <w:t xml:space="preserve"> Future feedback gathering exercises </w:t>
      </w:r>
      <w:r w:rsidR="00694346">
        <w:t>may need to be in the form of a more formal questionnaire or interview to aim to get more specific information and should be carefully considered.</w:t>
      </w:r>
    </w:p>
    <w:p w14:paraId="40C4BFB9" w14:textId="1D55B33C" w:rsidR="00694346" w:rsidRDefault="00F50FF1" w:rsidP="00147A48">
      <w:r>
        <w:t>The literature review</w:t>
      </w:r>
      <w:r w:rsidR="00DA2546">
        <w:t xml:space="preserve"> resulted in</w:t>
      </w:r>
      <w:r w:rsidR="00AB092A">
        <w:t xml:space="preserve"> finding</w:t>
      </w:r>
      <w:r w:rsidR="00DA2546">
        <w:t xml:space="preserve"> some useful information that </w:t>
      </w:r>
      <w:r w:rsidR="00DF6B64">
        <w:t>helped form a decision about the database</w:t>
      </w:r>
      <w:r w:rsidR="00AB092A">
        <w:t xml:space="preserve"> and will be</w:t>
      </w:r>
      <w:r w:rsidR="00F35B1D">
        <w:t xml:space="preserve"> essential for the early part of the project when the database is being set up. Additionally, security and privacy issues will require serious consideration over the coming </w:t>
      </w:r>
      <w:r w:rsidR="00E97BC5">
        <w:t>weeks and will likely form part of future reports. However</w:t>
      </w:r>
      <w:r w:rsidR="00AC7423">
        <w:t>, the literature review took longer than had been anticipated</w:t>
      </w:r>
      <w:r w:rsidR="00CA295F">
        <w:t xml:space="preserve"> resulting in other planned work being delayed. This was partially due to the search being challenging due to </w:t>
      </w:r>
      <w:r w:rsidR="00506BD3">
        <w:t>databases being a fundamental part of so many other entirely unrelated topics and areas of research.</w:t>
      </w:r>
      <w:r w:rsidR="0053381E">
        <w:t xml:space="preserve"> This meant that there were many</w:t>
      </w:r>
      <w:r w:rsidR="00241BAF">
        <w:t xml:space="preserve"> results for every search that were either entirely</w:t>
      </w:r>
      <w:r w:rsidR="00D51FCF">
        <w:t xml:space="preserve"> unrelated</w:t>
      </w:r>
      <w:r w:rsidR="00241BAF">
        <w:t xml:space="preserve"> or</w:t>
      </w:r>
      <w:r w:rsidR="00D51FCF">
        <w:t xml:space="preserve"> only</w:t>
      </w:r>
      <w:r w:rsidR="00241BAF">
        <w:t xml:space="preserve"> partially </w:t>
      </w:r>
      <w:r w:rsidR="00D51FCF">
        <w:t xml:space="preserve">related to the topic, and the latter of which it could be a further challenge to determine how useful they might be. It was also a challenge to know when enough literature was enough, as only 5 sources were discussed in this report but over 20 </w:t>
      </w:r>
      <w:r w:rsidR="00622218">
        <w:t>were found and considered for inclusion</w:t>
      </w:r>
      <w:r w:rsidR="004070D4">
        <w:t xml:space="preserve"> so</w:t>
      </w:r>
      <w:r w:rsidR="00622218">
        <w:t xml:space="preserve"> </w:t>
      </w:r>
      <w:r w:rsidR="004070D4">
        <w:t>i</w:t>
      </w:r>
      <w:r w:rsidR="00622218">
        <w:t>n retrospect</w:t>
      </w:r>
      <w:r w:rsidR="004070D4">
        <w:t xml:space="preserve"> less time could have been spent on this. This meant that plans to begin implementing the database had to be delayed until after the report was complete</w:t>
      </w:r>
      <w:r w:rsidR="00EF58BE">
        <w:t xml:space="preserve"> and it highlights the importance of time management for the project and that the schedule must be regularly re-evaluated.</w:t>
      </w:r>
    </w:p>
    <w:p w14:paraId="27BAE9FE" w14:textId="5C84C77B" w:rsidR="00147A48" w:rsidRDefault="00147A48" w:rsidP="00147A48"/>
    <w:p w14:paraId="6CE598EA" w14:textId="3F28440A" w:rsidR="00AF5FE2" w:rsidRDefault="00AF5FE2" w:rsidP="00147A48"/>
    <w:p w14:paraId="06C7175E" w14:textId="74AB61BA" w:rsidR="00AF5FE2" w:rsidRDefault="00AF5FE2" w:rsidP="00147A48"/>
    <w:p w14:paraId="6DD10A30" w14:textId="154B12F2" w:rsidR="00AF5FE2" w:rsidRDefault="00AF5FE2" w:rsidP="00147A48"/>
    <w:p w14:paraId="7C228D13" w14:textId="0FE281EE" w:rsidR="00AF5FE2" w:rsidRDefault="00AF5FE2" w:rsidP="00147A48"/>
    <w:p w14:paraId="7F9F3ED4" w14:textId="39AAEC93" w:rsidR="00AF5FE2" w:rsidRDefault="00AF5FE2" w:rsidP="00147A48"/>
    <w:p w14:paraId="6D428F9A" w14:textId="2D2BB8E9" w:rsidR="00AF5FE2" w:rsidRDefault="00AF5FE2" w:rsidP="00147A48"/>
    <w:p w14:paraId="01618350" w14:textId="77777777" w:rsidR="00AF5FE2" w:rsidRPr="00A62424" w:rsidRDefault="00AF5FE2" w:rsidP="00147A48"/>
    <w:p w14:paraId="48AF7E67" w14:textId="77777777" w:rsidR="00147A48" w:rsidRDefault="00147A48" w:rsidP="00147A48">
      <w:pPr>
        <w:pStyle w:val="Heading2"/>
      </w:pPr>
      <w:bookmarkStart w:id="41" w:name="_Toc128498902"/>
      <w:r>
        <w:lastRenderedPageBreak/>
        <w:t>3.2 Tutor feedback</w:t>
      </w:r>
      <w:bookmarkEnd w:id="41"/>
    </w:p>
    <w:p w14:paraId="04D1A58E" w14:textId="2B024420" w:rsidR="00EF58BE" w:rsidRDefault="003B5B53" w:rsidP="00147A48">
      <w:r>
        <w:t>Areas for which specific feedback is requested:</w:t>
      </w:r>
    </w:p>
    <w:p w14:paraId="2D95A168" w14:textId="3CFB9B0F" w:rsidR="003B5B53" w:rsidRDefault="003B5B53" w:rsidP="003B5B53">
      <w:pPr>
        <w:pStyle w:val="ListParagraph"/>
        <w:numPr>
          <w:ilvl w:val="0"/>
          <w:numId w:val="9"/>
        </w:numPr>
      </w:pPr>
      <w:commentRangeStart w:id="42"/>
      <w:r>
        <w:t>Is the schedule and proposed set of features over ambitious?</w:t>
      </w:r>
      <w:commentRangeEnd w:id="42"/>
      <w:r w:rsidR="00527C01">
        <w:rPr>
          <w:rStyle w:val="CommentReference"/>
        </w:rPr>
        <w:commentReference w:id="42"/>
      </w:r>
    </w:p>
    <w:p w14:paraId="1B786D9C" w14:textId="43444FD0" w:rsidR="003B5B53" w:rsidRDefault="003B5B53" w:rsidP="003B5B53">
      <w:pPr>
        <w:pStyle w:val="ListParagraph"/>
        <w:numPr>
          <w:ilvl w:val="0"/>
          <w:numId w:val="9"/>
        </w:numPr>
      </w:pPr>
      <w:commentRangeStart w:id="43"/>
      <w:r>
        <w:t>One area that has not been</w:t>
      </w:r>
      <w:r w:rsidR="00A84946">
        <w:t xml:space="preserve"> considered in </w:t>
      </w:r>
      <w:r w:rsidR="00B8246E">
        <w:t>detail</w:t>
      </w:r>
      <w:r w:rsidR="00A84946">
        <w:t xml:space="preserve"> is the events </w:t>
      </w:r>
      <w:r w:rsidR="00B8246E">
        <w:t>calendar</w:t>
      </w:r>
      <w:r w:rsidR="00A84946">
        <w:t xml:space="preserve">, </w:t>
      </w:r>
      <w:r w:rsidR="00B8246E">
        <w:t>do you think</w:t>
      </w:r>
      <w:r w:rsidR="00A84946">
        <w:t xml:space="preserve"> there any pitfalls</w:t>
      </w:r>
      <w:r w:rsidR="00B8246E">
        <w:t xml:space="preserve"> that need to be thought about early in the project?</w:t>
      </w:r>
      <w:commentRangeEnd w:id="43"/>
      <w:r w:rsidR="00527C01">
        <w:rPr>
          <w:rStyle w:val="CommentReference"/>
        </w:rPr>
        <w:commentReference w:id="43"/>
      </w:r>
    </w:p>
    <w:p w14:paraId="4A068BA5" w14:textId="65708D9D" w:rsidR="00B8246E" w:rsidRDefault="003C3B6B" w:rsidP="003B5B53">
      <w:pPr>
        <w:pStyle w:val="ListParagraph"/>
        <w:numPr>
          <w:ilvl w:val="0"/>
          <w:numId w:val="9"/>
        </w:numPr>
      </w:pPr>
      <w:commentRangeStart w:id="44"/>
      <w:r>
        <w:t>Is the choice of database sensible, or is there a reason to choose a relational database instead?</w:t>
      </w:r>
      <w:commentRangeEnd w:id="44"/>
      <w:r w:rsidR="00527C01">
        <w:rPr>
          <w:rStyle w:val="CommentReference"/>
        </w:rPr>
        <w:commentReference w:id="44"/>
      </w:r>
    </w:p>
    <w:p w14:paraId="29F5B85F" w14:textId="041321B4" w:rsidR="00B2572B" w:rsidRDefault="00B2572B" w:rsidP="003B5B53">
      <w:pPr>
        <w:pStyle w:val="ListParagraph"/>
        <w:numPr>
          <w:ilvl w:val="0"/>
          <w:numId w:val="9"/>
        </w:numPr>
      </w:pPr>
      <w:commentRangeStart w:id="45"/>
      <w:r>
        <w:t>Is the balance right in terms of the amount of time allocated to prototyping and iteration?</w:t>
      </w:r>
      <w:commentRangeEnd w:id="45"/>
      <w:r w:rsidR="00527C01">
        <w:rPr>
          <w:rStyle w:val="CommentReference"/>
        </w:rPr>
        <w:commentReference w:id="45"/>
      </w:r>
    </w:p>
    <w:p w14:paraId="6D00BC12" w14:textId="05853E8C" w:rsidR="00B2572B" w:rsidRDefault="00B2572B" w:rsidP="003B5B53">
      <w:pPr>
        <w:pStyle w:val="ListParagraph"/>
        <w:numPr>
          <w:ilvl w:val="0"/>
          <w:numId w:val="9"/>
        </w:numPr>
      </w:pPr>
      <w:commentRangeStart w:id="46"/>
      <w:r>
        <w:t>Is there a significant difference in using REST API for NoSQL databases rather than for a relational database?</w:t>
      </w:r>
      <w:commentRangeEnd w:id="46"/>
      <w:r w:rsidR="00527C01">
        <w:rPr>
          <w:rStyle w:val="CommentReference"/>
        </w:rPr>
        <w:commentReference w:id="46"/>
      </w:r>
    </w:p>
    <w:p w14:paraId="73B697F9" w14:textId="77777777" w:rsidR="00B2572B" w:rsidRDefault="00B2572B" w:rsidP="00B2572B"/>
    <w:p w14:paraId="1D38035B" w14:textId="72CBAC8A" w:rsidR="00DA2546" w:rsidRDefault="00DA2546" w:rsidP="00147A48">
      <w:r>
        <w:t xml:space="preserve">It has been agreed that Zoom chat will be the primary method of communication, with Zoom calls if </w:t>
      </w:r>
      <w:r w:rsidR="00CA295F">
        <w:t>required</w:t>
      </w:r>
      <w:r>
        <w:t>. So far</w:t>
      </w:r>
      <w:r w:rsidR="00EF58BE">
        <w:t xml:space="preserve"> this has proved effective</w:t>
      </w:r>
      <w:r w:rsidR="0058480C">
        <w:t>, with advice being offered in relation to the database used for TM352 and updates provided on the progress of the project. Additionally, a suggestion was made that the database be the topic for the literature review which proved to be very useful and has helped get to a point where the database can</w:t>
      </w:r>
      <w:r w:rsidR="006A13C8">
        <w:t xml:space="preserve"> be</w:t>
      </w:r>
      <w:r w:rsidR="0058480C">
        <w:t xml:space="preserve"> implemented</w:t>
      </w:r>
      <w:r w:rsidR="006A13C8">
        <w:t>.</w:t>
      </w:r>
    </w:p>
    <w:p w14:paraId="0AA71D9A" w14:textId="77777777" w:rsidR="005B1FAA" w:rsidRDefault="005B1FAA" w:rsidP="00147A48"/>
    <w:p w14:paraId="3F2D254F" w14:textId="081750ED" w:rsidR="0034316F" w:rsidRPr="005B1FAA" w:rsidRDefault="005B1FAA" w:rsidP="00147A48">
      <w:pPr>
        <w:rPr>
          <w:i/>
          <w:iCs/>
          <w:sz w:val="18"/>
          <w:szCs w:val="18"/>
        </w:rPr>
      </w:pPr>
      <w:r w:rsidRPr="005B1FAA">
        <w:rPr>
          <w:i/>
          <w:iCs/>
          <w:sz w:val="18"/>
          <w:szCs w:val="18"/>
        </w:rPr>
        <w:t>Word Count: 3578</w:t>
      </w:r>
    </w:p>
    <w:p w14:paraId="16F2A05D" w14:textId="74FEDBFC" w:rsidR="00D07F07" w:rsidRDefault="00D07F07" w:rsidP="00147A48"/>
    <w:p w14:paraId="704A4855" w14:textId="6CC5D365" w:rsidR="00D07F07" w:rsidRDefault="00D07F07" w:rsidP="00147A48"/>
    <w:p w14:paraId="7C4BC6E5" w14:textId="021A2D1E" w:rsidR="00D07F07" w:rsidRDefault="00D07F07" w:rsidP="00147A48"/>
    <w:p w14:paraId="414176FE" w14:textId="077ED6BB" w:rsidR="00D07F07" w:rsidRDefault="00D07F07" w:rsidP="00147A48"/>
    <w:p w14:paraId="28006FFE" w14:textId="33D5359F" w:rsidR="00D07F07" w:rsidRDefault="00D07F07" w:rsidP="00147A48"/>
    <w:p w14:paraId="1576E024" w14:textId="0C819495" w:rsidR="00D07F07" w:rsidRDefault="00D07F07" w:rsidP="00147A48"/>
    <w:p w14:paraId="622DC0E3" w14:textId="104DBD7A" w:rsidR="00D07F07" w:rsidRDefault="00D07F07" w:rsidP="00147A48"/>
    <w:p w14:paraId="116AB236" w14:textId="454380A2" w:rsidR="00D07F07" w:rsidRDefault="00D07F07" w:rsidP="00147A48"/>
    <w:p w14:paraId="49AA9779" w14:textId="3081E7E2" w:rsidR="00D07F07" w:rsidRDefault="00D07F07" w:rsidP="00147A48"/>
    <w:p w14:paraId="02A9844D" w14:textId="3C451E1E" w:rsidR="00D07F07" w:rsidRDefault="00D07F07" w:rsidP="00147A48"/>
    <w:p w14:paraId="42A13BD1" w14:textId="3E80A661" w:rsidR="00D07F07" w:rsidRDefault="00D07F07" w:rsidP="00147A48"/>
    <w:p w14:paraId="687BAED4" w14:textId="6BEEE1D1" w:rsidR="00D07F07" w:rsidRDefault="00D07F07" w:rsidP="00147A48"/>
    <w:p w14:paraId="4659F0DB" w14:textId="0379EAFD" w:rsidR="00D07F07" w:rsidRDefault="00D07F07" w:rsidP="00147A48"/>
    <w:p w14:paraId="77388ED3" w14:textId="4FCC2738" w:rsidR="00D07F07" w:rsidRDefault="00D07F07" w:rsidP="00147A48"/>
    <w:p w14:paraId="66095ED7" w14:textId="10885399" w:rsidR="00D07F07" w:rsidRDefault="00D07F07" w:rsidP="00147A48"/>
    <w:p w14:paraId="58FBC0DD" w14:textId="77777777" w:rsidR="00D07F07" w:rsidRDefault="00D07F07" w:rsidP="00147A48"/>
    <w:p w14:paraId="28A4D644" w14:textId="34B27E7E" w:rsidR="0034316F" w:rsidRDefault="0034316F" w:rsidP="00EF3932">
      <w:pPr>
        <w:pStyle w:val="Heading1"/>
      </w:pPr>
      <w:bookmarkStart w:id="47" w:name="_Toc128498903"/>
      <w:r>
        <w:lastRenderedPageBreak/>
        <w:t>4. References</w:t>
      </w:r>
      <w:bookmarkEnd w:id="47"/>
    </w:p>
    <w:p w14:paraId="78D83CFE" w14:textId="77777777" w:rsidR="00D07F07" w:rsidRDefault="00D07F07" w:rsidP="00D07F07">
      <w:r w:rsidRPr="00201509">
        <w:t>Al-</w:t>
      </w:r>
      <w:proofErr w:type="spellStart"/>
      <w:r w:rsidRPr="00201509">
        <w:t>Refai</w:t>
      </w:r>
      <w:proofErr w:type="spellEnd"/>
      <w:r w:rsidRPr="00201509">
        <w:t>,</w:t>
      </w:r>
      <w:r>
        <w:t xml:space="preserve"> M. N.</w:t>
      </w:r>
      <w:r w:rsidRPr="00201509">
        <w:t xml:space="preserve"> Haya,</w:t>
      </w:r>
      <w:r>
        <w:t xml:space="preserve"> A.</w:t>
      </w:r>
      <w:r w:rsidRPr="00201509">
        <w:t xml:space="preserve"> </w:t>
      </w:r>
      <w:proofErr w:type="spellStart"/>
      <w:r>
        <w:t>F</w:t>
      </w:r>
      <w:r w:rsidRPr="00201509">
        <w:t>awareh</w:t>
      </w:r>
      <w:proofErr w:type="spellEnd"/>
      <w:r>
        <w:t xml:space="preserve"> H.</w:t>
      </w:r>
      <w:r w:rsidRPr="00201509">
        <w:t xml:space="preserve"> </w:t>
      </w:r>
      <w:proofErr w:type="spellStart"/>
      <w:r>
        <w:t>K</w:t>
      </w:r>
      <w:r w:rsidRPr="00201509">
        <w:t>hafajeh</w:t>
      </w:r>
      <w:proofErr w:type="spellEnd"/>
      <w:r w:rsidRPr="00201509">
        <w:t>,</w:t>
      </w:r>
      <w:r>
        <w:t xml:space="preserve"> H. H. (2021)</w:t>
      </w:r>
      <w:r w:rsidRPr="00201509">
        <w:t xml:space="preserve"> "Database as a Service (DBaaS) Challenges and Solutions," 2021 22nd International Arab Conference on Information Technology (ACIT), Muscat, Oman, pp. 1-6</w:t>
      </w:r>
      <w:r>
        <w:t xml:space="preserve"> [Online]. Available at </w:t>
      </w:r>
      <w:hyperlink r:id="rId24" w:history="1">
        <w:r w:rsidRPr="003B225D">
          <w:rPr>
            <w:rStyle w:val="Hyperlink"/>
          </w:rPr>
          <w:t>https://ieeexplore.ieee.org/document/9677127</w:t>
        </w:r>
      </w:hyperlink>
      <w:r>
        <w:t xml:space="preserve"> (Accessed 27</w:t>
      </w:r>
      <w:r w:rsidRPr="00410A14">
        <w:rPr>
          <w:vertAlign w:val="superscript"/>
        </w:rPr>
        <w:t>th</w:t>
      </w:r>
      <w:r>
        <w:t xml:space="preserve"> February 2023).</w:t>
      </w:r>
    </w:p>
    <w:p w14:paraId="3EAB69C9" w14:textId="4DD54E6E" w:rsidR="00D07F07" w:rsidRPr="00D07F07" w:rsidRDefault="00D07F07" w:rsidP="00D07F07">
      <w:r>
        <w:t xml:space="preserve">Amazon (2023), ‘What is Amazon Relational Database Service (Amazon RDS)?’, Amazon Web Services [Online]. Available at </w:t>
      </w:r>
      <w:hyperlink r:id="rId25" w:history="1">
        <w:r w:rsidRPr="003B225D">
          <w:rPr>
            <w:rStyle w:val="Hyperlink"/>
          </w:rPr>
          <w:t>https://docs.aws.amazon.com/AmazonRDS/latest/UserGuide/Welcome.html</w:t>
        </w:r>
      </w:hyperlink>
      <w:r>
        <w:t xml:space="preserve"> (Accessed 27</w:t>
      </w:r>
      <w:r w:rsidRPr="00410A14">
        <w:rPr>
          <w:vertAlign w:val="superscript"/>
        </w:rPr>
        <w:t>th</w:t>
      </w:r>
      <w:r>
        <w:t xml:space="preserve"> February 2023).</w:t>
      </w:r>
    </w:p>
    <w:p w14:paraId="52350718" w14:textId="0B2EB026" w:rsidR="00EF3932" w:rsidRDefault="00EF3932" w:rsidP="00EF3932">
      <w:r>
        <w:t>Beck, K</w:t>
      </w:r>
      <w:r w:rsidR="002940A1">
        <w:t>.</w:t>
      </w:r>
      <w:r>
        <w:t xml:space="preserve"> et al. (2001) Manifesto for Agile Software Development [Online</w:t>
      </w:r>
      <w:r w:rsidR="00410A14">
        <w:t>]</w:t>
      </w:r>
      <w:r w:rsidR="002940A1">
        <w:t>.</w:t>
      </w:r>
      <w:r>
        <w:t xml:space="preserve"> Available at </w:t>
      </w:r>
      <w:hyperlink r:id="rId26" w:history="1">
        <w:r w:rsidRPr="003B225D">
          <w:rPr>
            <w:rStyle w:val="Hyperlink"/>
          </w:rPr>
          <w:t>https://agilemanifesto.org/</w:t>
        </w:r>
      </w:hyperlink>
      <w:r>
        <w:t xml:space="preserve"> (Accessed 27</w:t>
      </w:r>
      <w:r w:rsidRPr="00EF3932">
        <w:rPr>
          <w:vertAlign w:val="superscript"/>
        </w:rPr>
        <w:t>th</w:t>
      </w:r>
      <w:r>
        <w:t xml:space="preserve"> February 2023).</w:t>
      </w:r>
    </w:p>
    <w:p w14:paraId="2B83BEEC" w14:textId="77777777" w:rsidR="00D07F07" w:rsidRDefault="00D07F07" w:rsidP="00D07F07">
      <w:proofErr w:type="spellStart"/>
      <w:r w:rsidRPr="00D07F07">
        <w:t>Beidler</w:t>
      </w:r>
      <w:proofErr w:type="spellEnd"/>
      <w:r w:rsidRPr="00D07F07">
        <w:t>, J.</w:t>
      </w:r>
      <w:r>
        <w:t xml:space="preserve"> (2015)</w:t>
      </w:r>
      <w:r w:rsidRPr="00D07F07">
        <w:t xml:space="preserve"> </w:t>
      </w:r>
      <w:r>
        <w:t>“</w:t>
      </w:r>
      <w:r w:rsidRPr="00D07F07">
        <w:t>Cloud computing: challenges, limitations and R&amp;D solutions." CHOICE: Current Reviews for Academic Libraries, vol. 52, no. 9, p. 1539. Gale Academic OneFile</w:t>
      </w:r>
      <w:r>
        <w:t xml:space="preserve"> [Online].</w:t>
      </w:r>
      <w:r w:rsidRPr="00D07F07">
        <w:t xml:space="preserve"> </w:t>
      </w:r>
      <w:hyperlink r:id="rId27" w:history="1">
        <w:r w:rsidRPr="008A7967">
          <w:rPr>
            <w:rStyle w:val="Hyperlink"/>
          </w:rPr>
          <w:t>https://go-gale-com.libezproxy.open.ac.uk/ps/i.do?p=AONE&amp;u=tou&amp;id=GALE|A416402592&amp;v=2.1&amp;it=r</w:t>
        </w:r>
      </w:hyperlink>
      <w:r>
        <w:rPr>
          <w:rStyle w:val="Hyperlink"/>
        </w:rPr>
        <w:t xml:space="preserve"> </w:t>
      </w:r>
      <w:r>
        <w:t>(Accessed 27</w:t>
      </w:r>
      <w:r w:rsidRPr="00410A14">
        <w:rPr>
          <w:vertAlign w:val="superscript"/>
        </w:rPr>
        <w:t>th</w:t>
      </w:r>
      <w:r>
        <w:t xml:space="preserve"> February 2023).</w:t>
      </w:r>
    </w:p>
    <w:p w14:paraId="45226866" w14:textId="77777777" w:rsidR="00D07F07" w:rsidRDefault="00D07F07" w:rsidP="00D07F07">
      <w:r w:rsidRPr="00201509">
        <w:t>Mehak, F</w:t>
      </w:r>
      <w:r>
        <w:t>.</w:t>
      </w:r>
      <w:r w:rsidRPr="00201509">
        <w:t xml:space="preserve"> Masood, R</w:t>
      </w:r>
      <w:r>
        <w:t>.</w:t>
      </w:r>
      <w:r w:rsidRPr="00201509">
        <w:t xml:space="preserve"> Ghazi, Y</w:t>
      </w:r>
      <w:r>
        <w:t>.</w:t>
      </w:r>
      <w:r w:rsidRPr="00201509">
        <w:t xml:space="preserve"> Shibli, A</w:t>
      </w:r>
      <w:r>
        <w:t>.</w:t>
      </w:r>
      <w:r w:rsidRPr="00201509">
        <w:t xml:space="preserve"> Khan, S. (2014) Security Aspects of Database-as-a-Service (DBaaS) in Cloud Computing</w:t>
      </w:r>
      <w:r>
        <w:t xml:space="preserve">: Challenges, Limitations and R&amp;D Solutions [Online]. Available at </w:t>
      </w:r>
      <w:hyperlink r:id="rId28" w:history="1">
        <w:r w:rsidRPr="003B225D">
          <w:rPr>
            <w:rStyle w:val="Hyperlink"/>
          </w:rPr>
          <w:t>https://www.researchgate.net/publication/278712662_Security_Aspects_of_Database-as-a-Service_DBaaS_in_Cloud_Computing</w:t>
        </w:r>
      </w:hyperlink>
      <w:r>
        <w:t xml:space="preserve"> (Accessed 27</w:t>
      </w:r>
      <w:r w:rsidRPr="00410A14">
        <w:rPr>
          <w:vertAlign w:val="superscript"/>
        </w:rPr>
        <w:t>th</w:t>
      </w:r>
      <w:r>
        <w:t xml:space="preserve"> February 2023).</w:t>
      </w:r>
    </w:p>
    <w:p w14:paraId="0F132B24" w14:textId="77777777" w:rsidR="00D07F07" w:rsidRDefault="00D07F07" w:rsidP="00D07F07">
      <w:r>
        <w:t xml:space="preserve">OpenStack (2020), ‘Welcome to Trove’s documentation!’, [Online]. Available at </w:t>
      </w:r>
      <w:hyperlink r:id="rId29" w:history="1">
        <w:r w:rsidRPr="003B225D">
          <w:rPr>
            <w:rStyle w:val="Hyperlink"/>
          </w:rPr>
          <w:t>https://docs.openstack.org/trove/latest/</w:t>
        </w:r>
      </w:hyperlink>
      <w:r>
        <w:t xml:space="preserve"> (Accessed 27</w:t>
      </w:r>
      <w:r w:rsidRPr="00410A14">
        <w:rPr>
          <w:vertAlign w:val="superscript"/>
        </w:rPr>
        <w:t>th</w:t>
      </w:r>
      <w:r>
        <w:t xml:space="preserve"> February 2023).</w:t>
      </w:r>
    </w:p>
    <w:p w14:paraId="19C67EEB" w14:textId="77777777" w:rsidR="00D07F07" w:rsidRDefault="00D07F07" w:rsidP="00D07F07">
      <w:r w:rsidRPr="00201509">
        <w:t>Patil,</w:t>
      </w:r>
      <w:r>
        <w:t xml:space="preserve"> M. M.</w:t>
      </w:r>
      <w:r w:rsidRPr="00201509">
        <w:t xml:space="preserve"> </w:t>
      </w:r>
      <w:proofErr w:type="spellStart"/>
      <w:r w:rsidRPr="00201509">
        <w:t>Hanni</w:t>
      </w:r>
      <w:proofErr w:type="spellEnd"/>
      <w:r w:rsidRPr="00201509">
        <w:t>,</w:t>
      </w:r>
      <w:r>
        <w:t xml:space="preserve"> A.</w:t>
      </w:r>
      <w:r w:rsidRPr="00201509">
        <w:t xml:space="preserve"> </w:t>
      </w:r>
      <w:proofErr w:type="spellStart"/>
      <w:r w:rsidRPr="00201509">
        <w:t>Tejeshwar</w:t>
      </w:r>
      <w:proofErr w:type="spellEnd"/>
      <w:r>
        <w:t>, C. H.</w:t>
      </w:r>
      <w:r w:rsidRPr="00201509">
        <w:t xml:space="preserve"> Patil,</w:t>
      </w:r>
      <w:r>
        <w:t xml:space="preserve"> P (2017)</w:t>
      </w:r>
      <w:r w:rsidRPr="00201509">
        <w:t xml:space="preserve"> "A qualitative analysis of the performance of MongoDB vs MySQL database based on insertion and </w:t>
      </w:r>
      <w:proofErr w:type="spellStart"/>
      <w:r w:rsidRPr="00201509">
        <w:t>retriewal</w:t>
      </w:r>
      <w:proofErr w:type="spellEnd"/>
      <w:r w:rsidRPr="00201509">
        <w:t xml:space="preserve"> operations using a web/android application to explore load balancing — </w:t>
      </w:r>
      <w:proofErr w:type="spellStart"/>
      <w:r w:rsidRPr="00201509">
        <w:t>Sharding</w:t>
      </w:r>
      <w:proofErr w:type="spellEnd"/>
      <w:r w:rsidRPr="00201509">
        <w:t xml:space="preserve"> in MongoDB and its advantages," 2017 International Conference on I-SMAC (IoT in Social, Mobile, Analytics and Cloud) (I-SMAC), </w:t>
      </w:r>
      <w:proofErr w:type="spellStart"/>
      <w:r w:rsidRPr="00201509">
        <w:t>Palladam</w:t>
      </w:r>
      <w:proofErr w:type="spellEnd"/>
      <w:r w:rsidRPr="00201509">
        <w:t>, India, pp. 325-330</w:t>
      </w:r>
      <w:r>
        <w:t xml:space="preserve"> [Online]. Available at </w:t>
      </w:r>
      <w:hyperlink r:id="rId30" w:history="1">
        <w:r w:rsidRPr="003B225D">
          <w:rPr>
            <w:rStyle w:val="Hyperlink"/>
          </w:rPr>
          <w:t>https://ieeexplore.ieee.org/document/8058365</w:t>
        </w:r>
      </w:hyperlink>
      <w:r>
        <w:t xml:space="preserve"> (Accessed 27</w:t>
      </w:r>
      <w:r w:rsidRPr="00410A14">
        <w:rPr>
          <w:vertAlign w:val="superscript"/>
        </w:rPr>
        <w:t>th</w:t>
      </w:r>
      <w:r>
        <w:t xml:space="preserve"> February 2023).</w:t>
      </w:r>
    </w:p>
    <w:p w14:paraId="192861A5" w14:textId="1460869D" w:rsidR="00D07F07" w:rsidRDefault="00D07F07" w:rsidP="00EF3932">
      <w:proofErr w:type="spellStart"/>
      <w:r w:rsidRPr="00F60A85">
        <w:t>Poljak</w:t>
      </w:r>
      <w:proofErr w:type="spellEnd"/>
      <w:r w:rsidRPr="00F60A85">
        <w:t>,</w:t>
      </w:r>
      <w:r>
        <w:t xml:space="preserve"> R.</w:t>
      </w:r>
      <w:r w:rsidRPr="00F60A85">
        <w:t xml:space="preserve"> </w:t>
      </w:r>
      <w:proofErr w:type="spellStart"/>
      <w:r w:rsidRPr="00F60A85">
        <w:t>Poščić</w:t>
      </w:r>
      <w:proofErr w:type="spellEnd"/>
      <w:r>
        <w:t>, P.</w:t>
      </w:r>
      <w:r w:rsidRPr="00F60A85">
        <w:t xml:space="preserve"> </w:t>
      </w:r>
      <w:proofErr w:type="spellStart"/>
      <w:r w:rsidRPr="00F60A85">
        <w:t>Jakšić</w:t>
      </w:r>
      <w:proofErr w:type="spellEnd"/>
      <w:r w:rsidRPr="00F60A85">
        <w:t>,</w:t>
      </w:r>
      <w:r>
        <w:t xml:space="preserve"> D. (2017)</w:t>
      </w:r>
      <w:r w:rsidRPr="00F60A85">
        <w:t xml:space="preserve"> "Comparative analysis of the selected relational database management systems," </w:t>
      </w:r>
      <w:r>
        <w:t xml:space="preserve">2017 </w:t>
      </w:r>
      <w:r w:rsidRPr="00F60A85">
        <w:t xml:space="preserve">40th International Convention on Information and Communication Technology, Electronics and Microelectronics (MIPRO), </w:t>
      </w:r>
      <w:proofErr w:type="spellStart"/>
      <w:r w:rsidRPr="00F60A85">
        <w:t>Opatija</w:t>
      </w:r>
      <w:proofErr w:type="spellEnd"/>
      <w:r w:rsidRPr="00F60A85">
        <w:t>, Croatia, pp. 1496-1500</w:t>
      </w:r>
      <w:r>
        <w:t xml:space="preserve"> [Online]. Available at </w:t>
      </w:r>
      <w:hyperlink r:id="rId31" w:history="1">
        <w:r w:rsidRPr="003B225D">
          <w:rPr>
            <w:rStyle w:val="Hyperlink"/>
          </w:rPr>
          <w:t>https://ieeexplore.ieee.org/document/7973658</w:t>
        </w:r>
      </w:hyperlink>
      <w:r>
        <w:t xml:space="preserve"> (Accessed 27</w:t>
      </w:r>
      <w:r w:rsidRPr="00410A14">
        <w:rPr>
          <w:vertAlign w:val="superscript"/>
        </w:rPr>
        <w:t>th</w:t>
      </w:r>
      <w:r>
        <w:t xml:space="preserve"> February 2023).</w:t>
      </w:r>
    </w:p>
    <w:p w14:paraId="373D8ADA" w14:textId="745A3F02" w:rsidR="005759DD" w:rsidRDefault="00410A14" w:rsidP="00147A48">
      <w:r>
        <w:t>Regalado, A</w:t>
      </w:r>
      <w:r w:rsidR="002940A1">
        <w:t>.</w:t>
      </w:r>
      <w:r>
        <w:t xml:space="preserve"> (2011) </w:t>
      </w:r>
      <w:r w:rsidR="002940A1">
        <w:t>‘</w:t>
      </w:r>
      <w:r>
        <w:t>Who Coined ‘Cloud Computing’?</w:t>
      </w:r>
      <w:r w:rsidR="002940A1">
        <w:t>’</w:t>
      </w:r>
      <w:r>
        <w:t>, MIT Technology Review [Online]</w:t>
      </w:r>
      <w:r w:rsidR="002940A1">
        <w:t>.</w:t>
      </w:r>
      <w:r>
        <w:t xml:space="preserve"> Available at </w:t>
      </w:r>
      <w:hyperlink r:id="rId32" w:history="1">
        <w:r w:rsidRPr="00AC7451">
          <w:rPr>
            <w:rStyle w:val="Hyperlink"/>
          </w:rPr>
          <w:t>https://www.technologyreview.com/2011/10/31/257406/who-coined-cloud-computing/</w:t>
        </w:r>
      </w:hyperlink>
      <w:r>
        <w:t xml:space="preserve"> (Accessed 27</w:t>
      </w:r>
      <w:r w:rsidRPr="00410A14">
        <w:rPr>
          <w:vertAlign w:val="superscript"/>
        </w:rPr>
        <w:t>th</w:t>
      </w:r>
      <w:r>
        <w:t xml:space="preserve"> February 2023).</w:t>
      </w:r>
    </w:p>
    <w:p w14:paraId="453032B4" w14:textId="3FE2C769" w:rsidR="005759DD" w:rsidRDefault="005759DD" w:rsidP="00147A48"/>
    <w:p w14:paraId="7A08DFA2" w14:textId="4178378C" w:rsidR="00DB170E" w:rsidRDefault="00DB170E" w:rsidP="00147A48"/>
    <w:p w14:paraId="3BF7CCB4" w14:textId="77777777" w:rsidR="00DB170E" w:rsidRDefault="00DB170E" w:rsidP="00147A48"/>
    <w:p w14:paraId="0C126A6A" w14:textId="77777777" w:rsidR="001A2393" w:rsidRDefault="001A2393" w:rsidP="00147A48"/>
    <w:p w14:paraId="3747A049" w14:textId="77777777" w:rsidR="00DB170E" w:rsidRDefault="005759DD" w:rsidP="00DB170E">
      <w:pPr>
        <w:pStyle w:val="Heading1"/>
      </w:pPr>
      <w:bookmarkStart w:id="48" w:name="_Toc128498904"/>
      <w:r>
        <w:lastRenderedPageBreak/>
        <w:t>5. Appendix</w:t>
      </w:r>
      <w:r w:rsidR="001A2393">
        <w:t xml:space="preserve"> 1 – Feedback from Facebook posts</w:t>
      </w:r>
      <w:bookmarkEnd w:id="48"/>
    </w:p>
    <w:p w14:paraId="1F09EBC8" w14:textId="77777777" w:rsidR="00DB170E" w:rsidRDefault="00DB170E" w:rsidP="005B1FAA"/>
    <w:p w14:paraId="6864C3F3" w14:textId="77777777" w:rsidR="005B1FAA" w:rsidRDefault="00DB170E" w:rsidP="005B1FAA">
      <w:r>
        <w:rPr>
          <w:noProof/>
        </w:rPr>
        <w:drawing>
          <wp:inline distT="0" distB="0" distL="0" distR="0" wp14:anchorId="6131DE36" wp14:editId="1CD7237D">
            <wp:extent cx="5731510" cy="655383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6553835"/>
                    </a:xfrm>
                    <a:prstGeom prst="rect">
                      <a:avLst/>
                    </a:prstGeom>
                  </pic:spPr>
                </pic:pic>
              </a:graphicData>
            </a:graphic>
          </wp:inline>
        </w:drawing>
      </w:r>
    </w:p>
    <w:p w14:paraId="14CC32B3" w14:textId="6B72CAFC" w:rsidR="005759DD" w:rsidRDefault="005B1FAA" w:rsidP="005B1FAA">
      <w:pPr>
        <w:pStyle w:val="Caption"/>
      </w:pPr>
      <w:r>
        <w:t xml:space="preserve">Figure </w:t>
      </w:r>
      <w:fldSimple w:instr=" SEQ Figure \* ARABIC ">
        <w:r>
          <w:rPr>
            <w:noProof/>
          </w:rPr>
          <w:t>9</w:t>
        </w:r>
      </w:fldSimple>
      <w:r>
        <w:t xml:space="preserve"> Post made to Facebook inviting feedback</w:t>
      </w:r>
    </w:p>
    <w:p w14:paraId="4A867CF2" w14:textId="77777777" w:rsidR="00DB170E" w:rsidRPr="00DB170E" w:rsidRDefault="00DB170E" w:rsidP="00DB170E"/>
    <w:p w14:paraId="5B3AF724" w14:textId="77777777" w:rsidR="005B1FAA" w:rsidRDefault="00DB170E" w:rsidP="005B1FAA">
      <w:pPr>
        <w:keepNext/>
      </w:pPr>
      <w:r>
        <w:rPr>
          <w:noProof/>
        </w:rPr>
        <w:lastRenderedPageBreak/>
        <w:drawing>
          <wp:inline distT="0" distB="0" distL="0" distR="0" wp14:anchorId="3D0A28F4" wp14:editId="3A1B43C5">
            <wp:extent cx="5731510" cy="59563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5956300"/>
                    </a:xfrm>
                    <a:prstGeom prst="rect">
                      <a:avLst/>
                    </a:prstGeom>
                  </pic:spPr>
                </pic:pic>
              </a:graphicData>
            </a:graphic>
          </wp:inline>
        </w:drawing>
      </w:r>
    </w:p>
    <w:p w14:paraId="19558D10" w14:textId="32B49768" w:rsidR="00DB170E" w:rsidRDefault="005B1FAA" w:rsidP="005B1FAA">
      <w:pPr>
        <w:pStyle w:val="Caption"/>
      </w:pPr>
      <w:r>
        <w:t xml:space="preserve">Figure </w:t>
      </w:r>
      <w:fldSimple w:instr=" SEQ Figure \* ARABIC ">
        <w:r>
          <w:rPr>
            <w:noProof/>
          </w:rPr>
          <w:t>10</w:t>
        </w:r>
      </w:fldSimple>
      <w:r>
        <w:t xml:space="preserve"> Feedback received from Facebook pt 1</w:t>
      </w:r>
    </w:p>
    <w:p w14:paraId="66E314BD" w14:textId="77777777" w:rsidR="005B1FAA" w:rsidRDefault="00DB170E" w:rsidP="005B1FAA">
      <w:pPr>
        <w:keepNext/>
      </w:pPr>
      <w:r>
        <w:rPr>
          <w:noProof/>
        </w:rPr>
        <w:lastRenderedPageBreak/>
        <w:drawing>
          <wp:inline distT="0" distB="0" distL="0" distR="0" wp14:anchorId="2E6D8EC6" wp14:editId="7F2654B6">
            <wp:extent cx="5731510" cy="6118225"/>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6118225"/>
                    </a:xfrm>
                    <a:prstGeom prst="rect">
                      <a:avLst/>
                    </a:prstGeom>
                  </pic:spPr>
                </pic:pic>
              </a:graphicData>
            </a:graphic>
          </wp:inline>
        </w:drawing>
      </w:r>
    </w:p>
    <w:p w14:paraId="5DC09B93" w14:textId="7B8725C7" w:rsidR="001A2393" w:rsidRDefault="005B1FAA" w:rsidP="005B1FAA">
      <w:pPr>
        <w:pStyle w:val="Caption"/>
      </w:pPr>
      <w:r>
        <w:t xml:space="preserve">Figure </w:t>
      </w:r>
      <w:fldSimple w:instr=" SEQ Figure \* ARABIC ">
        <w:r>
          <w:rPr>
            <w:noProof/>
          </w:rPr>
          <w:t>11</w:t>
        </w:r>
      </w:fldSimple>
      <w:r>
        <w:t xml:space="preserve"> Feedback received from Facebook pt 2</w:t>
      </w:r>
    </w:p>
    <w:p w14:paraId="6D38766F" w14:textId="77777777" w:rsidR="00DB170E" w:rsidRDefault="00DB170E" w:rsidP="00147A48"/>
    <w:p w14:paraId="12698919" w14:textId="77777777" w:rsidR="001A2393" w:rsidRDefault="001A2393" w:rsidP="00147A48"/>
    <w:p w14:paraId="3E48977D" w14:textId="77777777" w:rsidR="005759DD" w:rsidRPr="005759DD" w:rsidRDefault="005759DD" w:rsidP="00147A48"/>
    <w:sectPr w:rsidR="005759DD" w:rsidRPr="005759DD" w:rsidSect="00080865">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raig Williamson" w:date="2023-03-11T09:56:00Z" w:initials="CW">
    <w:p w14:paraId="37FF0A7E" w14:textId="77777777" w:rsidR="00895FD5" w:rsidRDefault="00895FD5" w:rsidP="00270B30">
      <w:pPr>
        <w:pStyle w:val="CommentText"/>
      </w:pPr>
      <w:r>
        <w:rPr>
          <w:rStyle w:val="CommentReference"/>
        </w:rPr>
        <w:annotationRef/>
      </w:r>
      <w:r>
        <w:t>Very clear title.</w:t>
      </w:r>
    </w:p>
  </w:comment>
  <w:comment w:id="5" w:author="Craig Williamson" w:date="2023-03-11T10:09:00Z" w:initials="CW">
    <w:p w14:paraId="3037BDE5" w14:textId="77777777" w:rsidR="00762D47" w:rsidRDefault="00762D47" w:rsidP="00767F29">
      <w:pPr>
        <w:pStyle w:val="CommentText"/>
      </w:pPr>
      <w:r>
        <w:rPr>
          <w:rStyle w:val="CommentReference"/>
        </w:rPr>
        <w:annotationRef/>
      </w:r>
      <w:r>
        <w:t>You have a very clear description of the problem here. What is missing is a clear description of the solution you are proposing. 'Web application' can mean many things, so you need to be more specific about exactly what the finished product will look like and how it can be accessed.</w:t>
      </w:r>
    </w:p>
  </w:comment>
  <w:comment w:id="7" w:author="Craig Williamson" w:date="2023-03-11T10:06:00Z" w:initials="CW">
    <w:p w14:paraId="30376697" w14:textId="77777777" w:rsidR="00762D47" w:rsidRDefault="00762D47" w:rsidP="0087580D">
      <w:pPr>
        <w:pStyle w:val="CommentText"/>
      </w:pPr>
      <w:r>
        <w:rPr>
          <w:rStyle w:val="CommentReference"/>
        </w:rPr>
        <w:annotationRef/>
      </w:r>
      <w:r>
        <w:t>It's fine to have some uncertainty at this stage. Be sure to update this opening section with each TMA as the plan becomes clearer - it needs to have very clear boundaries, showing what is in scope and out of scope.</w:t>
      </w:r>
    </w:p>
  </w:comment>
  <w:comment w:id="8" w:author="Craig Williamson" w:date="2023-03-11T10:07:00Z" w:initials="CW">
    <w:p w14:paraId="580F24F0" w14:textId="6335694A" w:rsidR="00762D47" w:rsidRDefault="00762D47" w:rsidP="00AE1A25">
      <w:pPr>
        <w:pStyle w:val="CommentText"/>
      </w:pPr>
      <w:r>
        <w:rPr>
          <w:rStyle w:val="CommentReference"/>
        </w:rPr>
        <w:annotationRef/>
      </w:r>
      <w:r>
        <w:t>You haven't mentioned anything about whether this will be a one-way information web-site, or if users will be able to register for some aspects - that needs to be clarified.</w:t>
      </w:r>
    </w:p>
  </w:comment>
  <w:comment w:id="9" w:author="Craig Williamson" w:date="2023-03-11T10:22:00Z" w:initials="CW">
    <w:p w14:paraId="433053A2" w14:textId="77777777" w:rsidR="006E2AA8" w:rsidRDefault="006E2AA8" w:rsidP="00775B8C">
      <w:pPr>
        <w:pStyle w:val="CommentText"/>
      </w:pPr>
      <w:r>
        <w:rPr>
          <w:rStyle w:val="CommentReference"/>
        </w:rPr>
        <w:annotationRef/>
      </w:r>
      <w:r>
        <w:t>I see later on that the calendar feature would require user registration. As your requirements become clearer, this section should be explicit about which features require a user account.</w:t>
      </w:r>
    </w:p>
  </w:comment>
  <w:comment w:id="11" w:author="Craig Williamson" w:date="2023-03-11T10:12:00Z" w:initials="CW">
    <w:p w14:paraId="0BFB6E4A" w14:textId="766F4303" w:rsidR="00762D47" w:rsidRDefault="00762D47" w:rsidP="00EF7D7A">
      <w:pPr>
        <w:pStyle w:val="CommentText"/>
      </w:pPr>
      <w:r>
        <w:rPr>
          <w:rStyle w:val="CommentReference"/>
        </w:rPr>
        <w:annotationRef/>
      </w:r>
      <w:r>
        <w:t>It would be useful to work in feedback here somewhere - specifically from any test users.</w:t>
      </w:r>
    </w:p>
  </w:comment>
  <w:comment w:id="15" w:author="Craig Williamson" w:date="2023-03-11T10:19:00Z" w:initials="CW">
    <w:p w14:paraId="2E8FEF4C" w14:textId="77777777" w:rsidR="006E2AA8" w:rsidRDefault="006E2AA8" w:rsidP="00876F99">
      <w:pPr>
        <w:pStyle w:val="CommentText"/>
      </w:pPr>
      <w:r>
        <w:rPr>
          <w:rStyle w:val="CommentReference"/>
        </w:rPr>
        <w:annotationRef/>
      </w:r>
      <w:r>
        <w:t>You need to talk more about the user-centred lifecycle model here, describing its features and how they are relevant to your project.</w:t>
      </w:r>
    </w:p>
  </w:comment>
  <w:comment w:id="14" w:author="Craig Williamson" w:date="2023-03-11T10:13:00Z" w:initials="CW">
    <w:p w14:paraId="68859DF4" w14:textId="3FC1D7FB" w:rsidR="00762D47" w:rsidRDefault="00762D47" w:rsidP="00E506BA">
      <w:pPr>
        <w:pStyle w:val="CommentText"/>
      </w:pPr>
      <w:r>
        <w:rPr>
          <w:rStyle w:val="CommentReference"/>
        </w:rPr>
        <w:annotationRef/>
      </w:r>
      <w:r>
        <w:t>I like this approach. It needs to be worked into your tasks above.</w:t>
      </w:r>
    </w:p>
  </w:comment>
  <w:comment w:id="16" w:author="Craig Williamson" w:date="2023-03-11T10:20:00Z" w:initials="CW">
    <w:p w14:paraId="75E84AB6" w14:textId="77777777" w:rsidR="006E2AA8" w:rsidRDefault="006E2AA8" w:rsidP="008B3D63">
      <w:pPr>
        <w:pStyle w:val="CommentText"/>
      </w:pPr>
      <w:r>
        <w:rPr>
          <w:rStyle w:val="CommentReference"/>
        </w:rPr>
        <w:annotationRef/>
      </w:r>
      <w:r>
        <w:t>This is a good summary. You needed to discuss more of the alternatives together with their strengths and weaknesses for your particular project. The TM470 module materials should also be referenced in this section as they provide all the background information on the models (</w:t>
      </w:r>
      <w:hyperlink r:id="rId1" w:history="1">
        <w:r w:rsidRPr="008B3D63">
          <w:rPr>
            <w:rStyle w:val="Hyperlink"/>
          </w:rPr>
          <w:t>https://learn2.open.ac.uk/mod/oucontent/view.php?id=2067003&amp;printable=1</w:t>
        </w:r>
      </w:hyperlink>
      <w:r>
        <w:t>).</w:t>
      </w:r>
    </w:p>
  </w:comment>
  <w:comment w:id="18" w:author="Craig Williamson" w:date="2023-03-11T10:24:00Z" w:initials="CW">
    <w:p w14:paraId="1A76129F" w14:textId="77777777" w:rsidR="006E2AA8" w:rsidRDefault="006E2AA8" w:rsidP="00AD39F8">
      <w:pPr>
        <w:pStyle w:val="CommentText"/>
      </w:pPr>
      <w:r>
        <w:rPr>
          <w:rStyle w:val="CommentReference"/>
        </w:rPr>
        <w:annotationRef/>
      </w:r>
      <w:r>
        <w:t>This is a nice schedule of tasks. Some additional detail of the sub-tasks would be useful, especially where the task name is quite generic e.g. 'create prototype'.</w:t>
      </w:r>
    </w:p>
  </w:comment>
  <w:comment w:id="19" w:author="Craig Williamson" w:date="2023-03-11T10:24:00Z" w:initials="CW">
    <w:p w14:paraId="3E5BB062" w14:textId="77777777" w:rsidR="006E2AA8" w:rsidRDefault="006E2AA8" w:rsidP="00E61584">
      <w:pPr>
        <w:pStyle w:val="CommentText"/>
      </w:pPr>
      <w:r>
        <w:rPr>
          <w:rStyle w:val="CommentReference"/>
        </w:rPr>
        <w:annotationRef/>
      </w:r>
      <w:r>
        <w:t>I recommend moving your LSEPI and EDI research much earlier, as this will influence your user stories and prototype design.</w:t>
      </w:r>
    </w:p>
  </w:comment>
  <w:comment w:id="21" w:author="Craig Williamson" w:date="2023-03-11T10:34:00Z" w:initials="CW">
    <w:p w14:paraId="327CA9BA" w14:textId="77777777" w:rsidR="00B844C1" w:rsidRDefault="00B844C1" w:rsidP="00852D6E">
      <w:pPr>
        <w:pStyle w:val="CommentText"/>
      </w:pPr>
      <w:r>
        <w:rPr>
          <w:rStyle w:val="CommentReference"/>
        </w:rPr>
        <w:annotationRef/>
      </w:r>
      <w:r>
        <w:t>Your project seems to depend heavily on feedback from the different service representatives and communities. I would suggest possibly scaling back this level of dependence to one or two key people who can provide you with feedback. Otherwise it may be burdensome to gather, filter, and accommodate such a wide range of opinions. Of course, for any real roll-out of the app you would wish to solicit more wide-ranging feedback, but this could be covered by a future work section for the EMA.</w:t>
      </w:r>
    </w:p>
  </w:comment>
  <w:comment w:id="22" w:author="Craig Williamson" w:date="2023-03-11T10:29:00Z" w:initials="CW">
    <w:p w14:paraId="7E4E520D" w14:textId="647AAC79" w:rsidR="006E2AA8" w:rsidRDefault="006E2AA8" w:rsidP="00F907CE">
      <w:pPr>
        <w:pStyle w:val="CommentText"/>
      </w:pPr>
      <w:r>
        <w:rPr>
          <w:rStyle w:val="CommentReference"/>
        </w:rPr>
        <w:annotationRef/>
      </w:r>
      <w:r>
        <w:t xml:space="preserve">This should be a proper reference and cited as such. Help is here: </w:t>
      </w:r>
      <w:hyperlink r:id="rId2" w:history="1">
        <w:r w:rsidRPr="00F907CE">
          <w:rPr>
            <w:rStyle w:val="Hyperlink"/>
          </w:rPr>
          <w:t>https://www-citethemrightonline-com.libezproxy.open.ac.uk/sourcetype?docid=b-9781350927964&amp;tocid=b-9781350927964-31&amp;st=wiki</w:t>
        </w:r>
      </w:hyperlink>
    </w:p>
  </w:comment>
  <w:comment w:id="23" w:author="Craig Williamson" w:date="2023-03-11T10:31:00Z" w:initials="CW">
    <w:p w14:paraId="5A4AE1EB" w14:textId="77777777" w:rsidR="00B844C1" w:rsidRDefault="00B844C1" w:rsidP="00463AC6">
      <w:pPr>
        <w:pStyle w:val="CommentText"/>
      </w:pPr>
      <w:r>
        <w:rPr>
          <w:rStyle w:val="CommentReference"/>
        </w:rPr>
        <w:annotationRef/>
      </w:r>
      <w:r>
        <w:t>How will you develop these skills? A skills development plan would be useful.</w:t>
      </w:r>
    </w:p>
  </w:comment>
  <w:comment w:id="24" w:author="Craig Williamson" w:date="2023-03-11T10:36:00Z" w:initials="CW">
    <w:p w14:paraId="783B20DE" w14:textId="77777777" w:rsidR="00B844C1" w:rsidRDefault="00B844C1" w:rsidP="0023100B">
      <w:pPr>
        <w:pStyle w:val="CommentText"/>
      </w:pPr>
      <w:r>
        <w:rPr>
          <w:rStyle w:val="CommentReference"/>
        </w:rPr>
        <w:annotationRef/>
      </w:r>
      <w:r>
        <w:t>What other resources do you need? Computer/mobile devices? Web hosting/cloud services? Online backup? There are a few additional areas to consider here, and they will have associated risks (e.g. data loss) and mitigations.</w:t>
      </w:r>
    </w:p>
  </w:comment>
  <w:comment w:id="27" w:author="Craig Williamson" w:date="2023-03-11T10:38:00Z" w:initials="CW">
    <w:p w14:paraId="4B8B5CC7" w14:textId="77777777" w:rsidR="00B844C1" w:rsidRDefault="00B844C1" w:rsidP="00581DB6">
      <w:pPr>
        <w:pStyle w:val="CommentText"/>
      </w:pPr>
      <w:r>
        <w:rPr>
          <w:rStyle w:val="CommentReference"/>
        </w:rPr>
        <w:annotationRef/>
      </w:r>
      <w:r>
        <w:t>This is an excellent first literature review - well done!</w:t>
      </w:r>
    </w:p>
  </w:comment>
  <w:comment w:id="30" w:author="Craig Williamson" w:date="2023-03-11T10:39:00Z" w:initials="CW">
    <w:p w14:paraId="258C6D3B" w14:textId="77777777" w:rsidR="00B844C1" w:rsidRDefault="00B844C1" w:rsidP="00D77B4C">
      <w:pPr>
        <w:pStyle w:val="CommentText"/>
      </w:pPr>
      <w:r>
        <w:rPr>
          <w:rStyle w:val="CommentReference"/>
        </w:rPr>
        <w:annotationRef/>
      </w:r>
      <w:r>
        <w:t>As mentioned above, you may want to scale back this level of feedback for later stages of your project.</w:t>
      </w:r>
    </w:p>
  </w:comment>
  <w:comment w:id="33" w:author="Craig Williamson" w:date="2023-03-11T10:55:00Z" w:initials="CW">
    <w:p w14:paraId="7BFB722B" w14:textId="77777777" w:rsidR="006D2A78" w:rsidRDefault="006D2A78" w:rsidP="003D7361">
      <w:pPr>
        <w:pStyle w:val="CommentText"/>
      </w:pPr>
      <w:r>
        <w:rPr>
          <w:rStyle w:val="CommentReference"/>
        </w:rPr>
        <w:annotationRef/>
      </w:r>
      <w:r>
        <w:t>This is useful initial project work, but rather routine. It would have been good to tackle something a bit riskier at this stage (e.g. CSS).</w:t>
      </w:r>
    </w:p>
  </w:comment>
  <w:comment w:id="34" w:author="Craig Williamson" w:date="2023-03-11T11:06:00Z" w:initials="CW">
    <w:p w14:paraId="0E7F3562" w14:textId="77777777" w:rsidR="00277087" w:rsidRDefault="00277087" w:rsidP="00317CB1">
      <w:pPr>
        <w:pStyle w:val="CommentText"/>
      </w:pPr>
      <w:r>
        <w:rPr>
          <w:rStyle w:val="CommentReference"/>
        </w:rPr>
        <w:annotationRef/>
      </w:r>
      <w:r>
        <w:t>There may be some literature that can help you here. It would certainly help to cite some references to support your opinions.</w:t>
      </w:r>
    </w:p>
  </w:comment>
  <w:comment w:id="35" w:author="Craig Williamson" w:date="2023-03-11T10:54:00Z" w:initials="CW">
    <w:p w14:paraId="193732AA" w14:textId="30D5C760" w:rsidR="006D2A78" w:rsidRDefault="006D2A78" w:rsidP="00525CC1">
      <w:pPr>
        <w:pStyle w:val="CommentText"/>
      </w:pPr>
      <w:r>
        <w:rPr>
          <w:rStyle w:val="CommentReference"/>
        </w:rPr>
        <w:annotationRef/>
      </w:r>
      <w:r>
        <w:t>This may be a good aspect to tackle early, to give you confidence going forward.</w:t>
      </w:r>
    </w:p>
  </w:comment>
  <w:comment w:id="36" w:author="Craig Williamson" w:date="2023-03-11T10:41:00Z" w:initials="CW">
    <w:p w14:paraId="633B63FA" w14:textId="45E242B1" w:rsidR="00527C01" w:rsidRDefault="00527C01" w:rsidP="00761ECE">
      <w:pPr>
        <w:pStyle w:val="CommentText"/>
      </w:pPr>
      <w:r>
        <w:rPr>
          <w:rStyle w:val="CommentReference"/>
        </w:rPr>
        <w:annotationRef/>
      </w:r>
      <w:r>
        <w:t>These sketches are great! It really helps to understand how you see the UI developing.</w:t>
      </w:r>
    </w:p>
  </w:comment>
  <w:comment w:id="38" w:author="Craig Williamson" w:date="2023-03-11T10:45:00Z" w:initials="CW">
    <w:p w14:paraId="15DC9EB4" w14:textId="77777777" w:rsidR="00527C01" w:rsidRDefault="00527C01" w:rsidP="00B87B71">
      <w:pPr>
        <w:pStyle w:val="CommentText"/>
      </w:pPr>
      <w:r>
        <w:rPr>
          <w:rStyle w:val="CommentReference"/>
        </w:rPr>
        <w:annotationRef/>
      </w:r>
      <w:r>
        <w:t>You have some useful lessons learnt here.</w:t>
      </w:r>
    </w:p>
  </w:comment>
  <w:comment w:id="40" w:author="Craig Williamson" w:date="2023-03-11T10:44:00Z" w:initials="CW">
    <w:p w14:paraId="625B01ED" w14:textId="10B0E3FB" w:rsidR="00527C01" w:rsidRDefault="00527C01" w:rsidP="00196925">
      <w:pPr>
        <w:pStyle w:val="CommentText"/>
      </w:pPr>
      <w:r>
        <w:rPr>
          <w:rStyle w:val="CommentReference"/>
        </w:rPr>
        <w:annotationRef/>
      </w:r>
      <w:r>
        <w:t>It would be useful to include some of this in your problem description to make it clear what is excluded from your scope.</w:t>
      </w:r>
    </w:p>
  </w:comment>
  <w:comment w:id="42" w:author="Craig Williamson" w:date="2023-03-11T10:46:00Z" w:initials="CW">
    <w:p w14:paraId="42A7B77D" w14:textId="77777777" w:rsidR="00527C01" w:rsidRDefault="00527C01" w:rsidP="009053CC">
      <w:pPr>
        <w:pStyle w:val="CommentText"/>
      </w:pPr>
      <w:r>
        <w:rPr>
          <w:rStyle w:val="CommentReference"/>
        </w:rPr>
        <w:annotationRef/>
      </w:r>
      <w:r>
        <w:t>I think you need to be clearer about what is in-scope and out of scope, and then break down your tasks into more detailed sub-tasks to improve your time estimates.</w:t>
      </w:r>
    </w:p>
  </w:comment>
  <w:comment w:id="43" w:author="Craig Williamson" w:date="2023-03-11T10:46:00Z" w:initials="CW">
    <w:p w14:paraId="1913BFC5" w14:textId="77777777" w:rsidR="00527C01" w:rsidRDefault="00527C01" w:rsidP="007835D5">
      <w:pPr>
        <w:pStyle w:val="CommentText"/>
      </w:pPr>
      <w:r>
        <w:rPr>
          <w:rStyle w:val="CommentReference"/>
        </w:rPr>
        <w:annotationRef/>
      </w:r>
      <w:r>
        <w:t>This comes into the question above as to whether you will have time to implement this too.</w:t>
      </w:r>
    </w:p>
  </w:comment>
  <w:comment w:id="44" w:author="Craig Williamson" w:date="2023-03-11T10:46:00Z" w:initials="CW">
    <w:p w14:paraId="52F9691E" w14:textId="77777777" w:rsidR="00527C01" w:rsidRDefault="00527C01" w:rsidP="006F1533">
      <w:pPr>
        <w:pStyle w:val="CommentText"/>
      </w:pPr>
      <w:r>
        <w:rPr>
          <w:rStyle w:val="CommentReference"/>
        </w:rPr>
        <w:annotationRef/>
      </w:r>
      <w:r>
        <w:t>You provided a good justification for your choice.</w:t>
      </w:r>
    </w:p>
  </w:comment>
  <w:comment w:id="45" w:author="Craig Williamson" w:date="2023-03-11T10:47:00Z" w:initials="CW">
    <w:p w14:paraId="311EF4C6" w14:textId="77777777" w:rsidR="00527C01" w:rsidRDefault="00527C01" w:rsidP="00A960E4">
      <w:pPr>
        <w:pStyle w:val="CommentText"/>
      </w:pPr>
      <w:r>
        <w:rPr>
          <w:rStyle w:val="CommentReference"/>
        </w:rPr>
        <w:annotationRef/>
      </w:r>
      <w:r>
        <w:t>See how it goes with your first iteration, and refine the balance if necessary based on experience.</w:t>
      </w:r>
    </w:p>
  </w:comment>
  <w:comment w:id="46" w:author="Craig Williamson" w:date="2023-03-11T10:48:00Z" w:initials="CW">
    <w:p w14:paraId="3FB8656F" w14:textId="77777777" w:rsidR="00527C01" w:rsidRDefault="00527C01" w:rsidP="00E10935">
      <w:pPr>
        <w:pStyle w:val="CommentText"/>
      </w:pPr>
      <w:r>
        <w:rPr>
          <w:rStyle w:val="CommentReference"/>
        </w:rPr>
        <w:annotationRef/>
      </w:r>
      <w:r>
        <w:t>Sounds like a good topic for a TMA 02 literature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FF0A7E" w15:done="0"/>
  <w15:commentEx w15:paraId="3037BDE5" w15:done="0"/>
  <w15:commentEx w15:paraId="30376697" w15:done="0"/>
  <w15:commentEx w15:paraId="580F24F0" w15:done="0"/>
  <w15:commentEx w15:paraId="433053A2" w15:paraIdParent="580F24F0" w15:done="0"/>
  <w15:commentEx w15:paraId="0BFB6E4A" w15:done="0"/>
  <w15:commentEx w15:paraId="2E8FEF4C" w15:done="0"/>
  <w15:commentEx w15:paraId="68859DF4" w15:done="0"/>
  <w15:commentEx w15:paraId="75E84AB6" w15:done="0"/>
  <w15:commentEx w15:paraId="1A76129F" w15:done="0"/>
  <w15:commentEx w15:paraId="3E5BB062" w15:done="0"/>
  <w15:commentEx w15:paraId="327CA9BA" w15:done="0"/>
  <w15:commentEx w15:paraId="7E4E520D" w15:done="0"/>
  <w15:commentEx w15:paraId="5A4AE1EB" w15:done="0"/>
  <w15:commentEx w15:paraId="783B20DE" w15:done="0"/>
  <w15:commentEx w15:paraId="4B8B5CC7" w15:done="0"/>
  <w15:commentEx w15:paraId="258C6D3B" w15:done="0"/>
  <w15:commentEx w15:paraId="7BFB722B" w15:done="0"/>
  <w15:commentEx w15:paraId="0E7F3562" w15:done="0"/>
  <w15:commentEx w15:paraId="193732AA" w15:done="0"/>
  <w15:commentEx w15:paraId="633B63FA" w15:done="0"/>
  <w15:commentEx w15:paraId="15DC9EB4" w15:done="0"/>
  <w15:commentEx w15:paraId="625B01ED" w15:done="0"/>
  <w15:commentEx w15:paraId="42A7B77D" w15:done="0"/>
  <w15:commentEx w15:paraId="1913BFC5" w15:done="0"/>
  <w15:commentEx w15:paraId="52F9691E" w15:done="0"/>
  <w15:commentEx w15:paraId="311EF4C6" w15:done="0"/>
  <w15:commentEx w15:paraId="3FB865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6CED9" w16cex:dateUtc="2023-03-11T09:56:00Z"/>
  <w16cex:commentExtensible w16cex:durableId="27B6D1F7" w16cex:dateUtc="2023-03-11T10:09:00Z"/>
  <w16cex:commentExtensible w16cex:durableId="27B6D133" w16cex:dateUtc="2023-03-11T10:06:00Z"/>
  <w16cex:commentExtensible w16cex:durableId="27B6D17C" w16cex:dateUtc="2023-03-11T10:07:00Z"/>
  <w16cex:commentExtensible w16cex:durableId="27B6D4D5" w16cex:dateUtc="2023-03-11T10:22:00Z"/>
  <w16cex:commentExtensible w16cex:durableId="27B6D286" w16cex:dateUtc="2023-03-11T10:12:00Z"/>
  <w16cex:commentExtensible w16cex:durableId="27B6D425" w16cex:dateUtc="2023-03-11T10:19:00Z"/>
  <w16cex:commentExtensible w16cex:durableId="27B6D2C3" w16cex:dateUtc="2023-03-11T10:13:00Z"/>
  <w16cex:commentExtensible w16cex:durableId="27B6D473" w16cex:dateUtc="2023-03-11T10:20:00Z"/>
  <w16cex:commentExtensible w16cex:durableId="27B6D559" w16cex:dateUtc="2023-03-11T10:24:00Z"/>
  <w16cex:commentExtensible w16cex:durableId="27B6D577" w16cex:dateUtc="2023-03-11T10:24:00Z"/>
  <w16cex:commentExtensible w16cex:durableId="27B6D7D0" w16cex:dateUtc="2023-03-11T10:34:00Z"/>
  <w16cex:commentExtensible w16cex:durableId="27B6D67E" w16cex:dateUtc="2023-03-11T10:29:00Z"/>
  <w16cex:commentExtensible w16cex:durableId="27B6D71B" w16cex:dateUtc="2023-03-11T10:31:00Z"/>
  <w16cex:commentExtensible w16cex:durableId="27B6D813" w16cex:dateUtc="2023-03-11T10:36:00Z"/>
  <w16cex:commentExtensible w16cex:durableId="27B6D8B6" w16cex:dateUtc="2023-03-11T10:38:00Z"/>
  <w16cex:commentExtensible w16cex:durableId="27B6D8E0" w16cex:dateUtc="2023-03-11T10:39:00Z"/>
  <w16cex:commentExtensible w16cex:durableId="27B6DCBF" w16cex:dateUtc="2023-03-11T10:55:00Z"/>
  <w16cex:commentExtensible w16cex:durableId="27B6DF2C" w16cex:dateUtc="2023-03-11T11:06:00Z"/>
  <w16cex:commentExtensible w16cex:durableId="27B6DC70" w16cex:dateUtc="2023-03-11T10:54:00Z"/>
  <w16cex:commentExtensible w16cex:durableId="27B6D968" w16cex:dateUtc="2023-03-11T10:41:00Z"/>
  <w16cex:commentExtensible w16cex:durableId="27B6DA45" w16cex:dateUtc="2023-03-11T10:45:00Z"/>
  <w16cex:commentExtensible w16cex:durableId="27B6DA19" w16cex:dateUtc="2023-03-11T10:44:00Z"/>
  <w16cex:commentExtensible w16cex:durableId="27B6DA6E" w16cex:dateUtc="2023-03-11T10:46:00Z"/>
  <w16cex:commentExtensible w16cex:durableId="27B6DA8B" w16cex:dateUtc="2023-03-11T10:46:00Z"/>
  <w16cex:commentExtensible w16cex:durableId="27B6DA97" w16cex:dateUtc="2023-03-11T10:46:00Z"/>
  <w16cex:commentExtensible w16cex:durableId="27B6DAAC" w16cex:dateUtc="2023-03-11T10:47:00Z"/>
  <w16cex:commentExtensible w16cex:durableId="27B6DB15" w16cex:dateUtc="2023-03-11T1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FF0A7E" w16cid:durableId="27B6CED9"/>
  <w16cid:commentId w16cid:paraId="3037BDE5" w16cid:durableId="27B6D1F7"/>
  <w16cid:commentId w16cid:paraId="30376697" w16cid:durableId="27B6D133"/>
  <w16cid:commentId w16cid:paraId="580F24F0" w16cid:durableId="27B6D17C"/>
  <w16cid:commentId w16cid:paraId="433053A2" w16cid:durableId="27B6D4D5"/>
  <w16cid:commentId w16cid:paraId="0BFB6E4A" w16cid:durableId="27B6D286"/>
  <w16cid:commentId w16cid:paraId="2E8FEF4C" w16cid:durableId="27B6D425"/>
  <w16cid:commentId w16cid:paraId="68859DF4" w16cid:durableId="27B6D2C3"/>
  <w16cid:commentId w16cid:paraId="75E84AB6" w16cid:durableId="27B6D473"/>
  <w16cid:commentId w16cid:paraId="1A76129F" w16cid:durableId="27B6D559"/>
  <w16cid:commentId w16cid:paraId="3E5BB062" w16cid:durableId="27B6D577"/>
  <w16cid:commentId w16cid:paraId="327CA9BA" w16cid:durableId="27B6D7D0"/>
  <w16cid:commentId w16cid:paraId="7E4E520D" w16cid:durableId="27B6D67E"/>
  <w16cid:commentId w16cid:paraId="5A4AE1EB" w16cid:durableId="27B6D71B"/>
  <w16cid:commentId w16cid:paraId="783B20DE" w16cid:durableId="27B6D813"/>
  <w16cid:commentId w16cid:paraId="4B8B5CC7" w16cid:durableId="27B6D8B6"/>
  <w16cid:commentId w16cid:paraId="258C6D3B" w16cid:durableId="27B6D8E0"/>
  <w16cid:commentId w16cid:paraId="7BFB722B" w16cid:durableId="27B6DCBF"/>
  <w16cid:commentId w16cid:paraId="0E7F3562" w16cid:durableId="27B6DF2C"/>
  <w16cid:commentId w16cid:paraId="193732AA" w16cid:durableId="27B6DC70"/>
  <w16cid:commentId w16cid:paraId="633B63FA" w16cid:durableId="27B6D968"/>
  <w16cid:commentId w16cid:paraId="15DC9EB4" w16cid:durableId="27B6DA45"/>
  <w16cid:commentId w16cid:paraId="625B01ED" w16cid:durableId="27B6DA19"/>
  <w16cid:commentId w16cid:paraId="42A7B77D" w16cid:durableId="27B6DA6E"/>
  <w16cid:commentId w16cid:paraId="1913BFC5" w16cid:durableId="27B6DA8B"/>
  <w16cid:commentId w16cid:paraId="52F9691E" w16cid:durableId="27B6DA97"/>
  <w16cid:commentId w16cid:paraId="311EF4C6" w16cid:durableId="27B6DAAC"/>
  <w16cid:commentId w16cid:paraId="3FB8656F" w16cid:durableId="27B6D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12765" w14:textId="77777777" w:rsidR="0017609A" w:rsidRDefault="0017609A" w:rsidP="00411B4D">
      <w:pPr>
        <w:spacing w:after="0" w:line="240" w:lineRule="auto"/>
      </w:pPr>
      <w:r>
        <w:separator/>
      </w:r>
    </w:p>
  </w:endnote>
  <w:endnote w:type="continuationSeparator" w:id="0">
    <w:p w14:paraId="06E3188A" w14:textId="77777777" w:rsidR="0017609A" w:rsidRDefault="0017609A"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4913B" w14:textId="77777777" w:rsidR="0017609A" w:rsidRDefault="0017609A" w:rsidP="00411B4D">
      <w:pPr>
        <w:spacing w:after="0" w:line="240" w:lineRule="auto"/>
      </w:pPr>
      <w:r>
        <w:separator/>
      </w:r>
    </w:p>
  </w:footnote>
  <w:footnote w:type="continuationSeparator" w:id="0">
    <w:p w14:paraId="3E1A86B1" w14:textId="77777777" w:rsidR="0017609A" w:rsidRDefault="0017609A"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3"/>
  </w:num>
  <w:num w:numId="2" w16cid:durableId="1368599518">
    <w:abstractNumId w:val="2"/>
  </w:num>
  <w:num w:numId="3" w16cid:durableId="53967672">
    <w:abstractNumId w:val="7"/>
  </w:num>
  <w:num w:numId="4" w16cid:durableId="1759252492">
    <w:abstractNumId w:val="1"/>
  </w:num>
  <w:num w:numId="5" w16cid:durableId="1663923573">
    <w:abstractNumId w:val="6"/>
  </w:num>
  <w:num w:numId="6" w16cid:durableId="282419342">
    <w:abstractNumId w:val="8"/>
  </w:num>
  <w:num w:numId="7" w16cid:durableId="993685105">
    <w:abstractNumId w:val="4"/>
  </w:num>
  <w:num w:numId="8" w16cid:durableId="1755316977">
    <w:abstractNumId w:val="0"/>
  </w:num>
  <w:num w:numId="9" w16cid:durableId="51230188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Williamson">
    <w15:presenceInfo w15:providerId="Windows Live" w15:userId="80cbc1c88335b5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10206"/>
    <w:rsid w:val="0002261C"/>
    <w:rsid w:val="0002399A"/>
    <w:rsid w:val="000247F4"/>
    <w:rsid w:val="000373B4"/>
    <w:rsid w:val="00061CA7"/>
    <w:rsid w:val="00073CD1"/>
    <w:rsid w:val="000741E7"/>
    <w:rsid w:val="00075EFE"/>
    <w:rsid w:val="00080865"/>
    <w:rsid w:val="000A4FAF"/>
    <w:rsid w:val="000C71ED"/>
    <w:rsid w:val="000D0C2A"/>
    <w:rsid w:val="000F785C"/>
    <w:rsid w:val="0010458F"/>
    <w:rsid w:val="00135967"/>
    <w:rsid w:val="00147A48"/>
    <w:rsid w:val="001673D8"/>
    <w:rsid w:val="00170A56"/>
    <w:rsid w:val="0017609A"/>
    <w:rsid w:val="00190A57"/>
    <w:rsid w:val="001A2393"/>
    <w:rsid w:val="001D70EF"/>
    <w:rsid w:val="00201509"/>
    <w:rsid w:val="0020398D"/>
    <w:rsid w:val="00211280"/>
    <w:rsid w:val="00241BAF"/>
    <w:rsid w:val="00247189"/>
    <w:rsid w:val="00277087"/>
    <w:rsid w:val="0027766F"/>
    <w:rsid w:val="00284ED9"/>
    <w:rsid w:val="00293808"/>
    <w:rsid w:val="002940A1"/>
    <w:rsid w:val="002967C5"/>
    <w:rsid w:val="002A718C"/>
    <w:rsid w:val="002B08F4"/>
    <w:rsid w:val="002C491C"/>
    <w:rsid w:val="00314F4B"/>
    <w:rsid w:val="00316917"/>
    <w:rsid w:val="00324321"/>
    <w:rsid w:val="003321B7"/>
    <w:rsid w:val="0034109E"/>
    <w:rsid w:val="0034316F"/>
    <w:rsid w:val="00351705"/>
    <w:rsid w:val="003640A2"/>
    <w:rsid w:val="003765BC"/>
    <w:rsid w:val="0039554B"/>
    <w:rsid w:val="003955ED"/>
    <w:rsid w:val="003B5B53"/>
    <w:rsid w:val="003C31AE"/>
    <w:rsid w:val="003C3B6B"/>
    <w:rsid w:val="003E59FE"/>
    <w:rsid w:val="003F394C"/>
    <w:rsid w:val="003F5771"/>
    <w:rsid w:val="003F5A4E"/>
    <w:rsid w:val="004070D4"/>
    <w:rsid w:val="00407EE5"/>
    <w:rsid w:val="00410A14"/>
    <w:rsid w:val="00411B4D"/>
    <w:rsid w:val="00417F18"/>
    <w:rsid w:val="004231F6"/>
    <w:rsid w:val="0044576C"/>
    <w:rsid w:val="00456D3E"/>
    <w:rsid w:val="00470046"/>
    <w:rsid w:val="004B2E36"/>
    <w:rsid w:val="004C6DD9"/>
    <w:rsid w:val="004F041B"/>
    <w:rsid w:val="004F6464"/>
    <w:rsid w:val="004F6B73"/>
    <w:rsid w:val="00506BD3"/>
    <w:rsid w:val="00527C01"/>
    <w:rsid w:val="0053381E"/>
    <w:rsid w:val="005551F2"/>
    <w:rsid w:val="00561227"/>
    <w:rsid w:val="005759DD"/>
    <w:rsid w:val="0058480C"/>
    <w:rsid w:val="00590215"/>
    <w:rsid w:val="005928C4"/>
    <w:rsid w:val="005A4D3D"/>
    <w:rsid w:val="005A628C"/>
    <w:rsid w:val="005B0E9D"/>
    <w:rsid w:val="005B1FAA"/>
    <w:rsid w:val="005C5061"/>
    <w:rsid w:val="005C7FF9"/>
    <w:rsid w:val="005E273F"/>
    <w:rsid w:val="0060455D"/>
    <w:rsid w:val="00607959"/>
    <w:rsid w:val="00622218"/>
    <w:rsid w:val="006559F1"/>
    <w:rsid w:val="00670AA7"/>
    <w:rsid w:val="006818A1"/>
    <w:rsid w:val="00694346"/>
    <w:rsid w:val="00696026"/>
    <w:rsid w:val="006A13C8"/>
    <w:rsid w:val="006A31F2"/>
    <w:rsid w:val="006B0ACE"/>
    <w:rsid w:val="006C70F3"/>
    <w:rsid w:val="006D2A78"/>
    <w:rsid w:val="006E2AA8"/>
    <w:rsid w:val="006F005E"/>
    <w:rsid w:val="00700F08"/>
    <w:rsid w:val="00730EFD"/>
    <w:rsid w:val="00762D47"/>
    <w:rsid w:val="00766074"/>
    <w:rsid w:val="00781C01"/>
    <w:rsid w:val="00792184"/>
    <w:rsid w:val="007A1C37"/>
    <w:rsid w:val="007B779A"/>
    <w:rsid w:val="007C06E8"/>
    <w:rsid w:val="007E0BCA"/>
    <w:rsid w:val="00893120"/>
    <w:rsid w:val="00895FD5"/>
    <w:rsid w:val="00903A0D"/>
    <w:rsid w:val="00927B5F"/>
    <w:rsid w:val="00931665"/>
    <w:rsid w:val="00934D54"/>
    <w:rsid w:val="00945099"/>
    <w:rsid w:val="00946226"/>
    <w:rsid w:val="00954061"/>
    <w:rsid w:val="00962CBD"/>
    <w:rsid w:val="00986A9F"/>
    <w:rsid w:val="009B045D"/>
    <w:rsid w:val="009B5D67"/>
    <w:rsid w:val="009C37DF"/>
    <w:rsid w:val="009D7029"/>
    <w:rsid w:val="009E6722"/>
    <w:rsid w:val="009F4FD5"/>
    <w:rsid w:val="009F737F"/>
    <w:rsid w:val="00A03D8A"/>
    <w:rsid w:val="00A62424"/>
    <w:rsid w:val="00A67081"/>
    <w:rsid w:val="00A80630"/>
    <w:rsid w:val="00A83F4F"/>
    <w:rsid w:val="00A84946"/>
    <w:rsid w:val="00A87FC2"/>
    <w:rsid w:val="00A912E0"/>
    <w:rsid w:val="00A97AFF"/>
    <w:rsid w:val="00AA7E68"/>
    <w:rsid w:val="00AB092A"/>
    <w:rsid w:val="00AB1ACC"/>
    <w:rsid w:val="00AC5EBC"/>
    <w:rsid w:val="00AC7423"/>
    <w:rsid w:val="00AE4355"/>
    <w:rsid w:val="00AF5FE2"/>
    <w:rsid w:val="00B010AE"/>
    <w:rsid w:val="00B108C3"/>
    <w:rsid w:val="00B22D69"/>
    <w:rsid w:val="00B2311F"/>
    <w:rsid w:val="00B248B5"/>
    <w:rsid w:val="00B2572B"/>
    <w:rsid w:val="00B303DE"/>
    <w:rsid w:val="00B377AC"/>
    <w:rsid w:val="00B43748"/>
    <w:rsid w:val="00B4757B"/>
    <w:rsid w:val="00B53BE2"/>
    <w:rsid w:val="00B55CAA"/>
    <w:rsid w:val="00B73F1A"/>
    <w:rsid w:val="00B8246E"/>
    <w:rsid w:val="00B844C1"/>
    <w:rsid w:val="00B97AB4"/>
    <w:rsid w:val="00BA633F"/>
    <w:rsid w:val="00BB5F5D"/>
    <w:rsid w:val="00BD3FE8"/>
    <w:rsid w:val="00BF3A30"/>
    <w:rsid w:val="00C0295F"/>
    <w:rsid w:val="00C258DF"/>
    <w:rsid w:val="00C7033B"/>
    <w:rsid w:val="00C761D0"/>
    <w:rsid w:val="00C87733"/>
    <w:rsid w:val="00CA295F"/>
    <w:rsid w:val="00CA64ED"/>
    <w:rsid w:val="00CB3BA1"/>
    <w:rsid w:val="00CB724A"/>
    <w:rsid w:val="00CE5E74"/>
    <w:rsid w:val="00CE70FA"/>
    <w:rsid w:val="00CF232C"/>
    <w:rsid w:val="00D064E6"/>
    <w:rsid w:val="00D06F68"/>
    <w:rsid w:val="00D07F07"/>
    <w:rsid w:val="00D13560"/>
    <w:rsid w:val="00D154C2"/>
    <w:rsid w:val="00D2467C"/>
    <w:rsid w:val="00D37043"/>
    <w:rsid w:val="00D425C4"/>
    <w:rsid w:val="00D46616"/>
    <w:rsid w:val="00D51FCF"/>
    <w:rsid w:val="00D63881"/>
    <w:rsid w:val="00D84916"/>
    <w:rsid w:val="00D93428"/>
    <w:rsid w:val="00D94930"/>
    <w:rsid w:val="00D9534E"/>
    <w:rsid w:val="00DA2546"/>
    <w:rsid w:val="00DA6300"/>
    <w:rsid w:val="00DB170E"/>
    <w:rsid w:val="00DB53F8"/>
    <w:rsid w:val="00DF6B64"/>
    <w:rsid w:val="00DF744B"/>
    <w:rsid w:val="00E145ED"/>
    <w:rsid w:val="00E20E34"/>
    <w:rsid w:val="00E51220"/>
    <w:rsid w:val="00E67A8A"/>
    <w:rsid w:val="00E97BC5"/>
    <w:rsid w:val="00EB1AA4"/>
    <w:rsid w:val="00EC253D"/>
    <w:rsid w:val="00EF3932"/>
    <w:rsid w:val="00EF58BE"/>
    <w:rsid w:val="00F165FF"/>
    <w:rsid w:val="00F33C50"/>
    <w:rsid w:val="00F35B1D"/>
    <w:rsid w:val="00F434F5"/>
    <w:rsid w:val="00F50FF1"/>
    <w:rsid w:val="00F5468C"/>
    <w:rsid w:val="00F60A85"/>
    <w:rsid w:val="00F82EE7"/>
    <w:rsid w:val="00F82F95"/>
    <w:rsid w:val="00F959C7"/>
    <w:rsid w:val="00FA2558"/>
    <w:rsid w:val="00FB5487"/>
    <w:rsid w:val="00FC2C83"/>
    <w:rsid w:val="00FE3B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Revision">
    <w:name w:val="Revision"/>
    <w:hidden/>
    <w:uiPriority w:val="99"/>
    <w:semiHidden/>
    <w:rsid w:val="00895FD5"/>
    <w:pPr>
      <w:spacing w:after="0" w:line="240" w:lineRule="auto"/>
    </w:pPr>
  </w:style>
  <w:style w:type="character" w:styleId="CommentReference">
    <w:name w:val="annotation reference"/>
    <w:basedOn w:val="DefaultParagraphFont"/>
    <w:uiPriority w:val="99"/>
    <w:semiHidden/>
    <w:unhideWhenUsed/>
    <w:rsid w:val="00895FD5"/>
    <w:rPr>
      <w:sz w:val="16"/>
      <w:szCs w:val="16"/>
    </w:rPr>
  </w:style>
  <w:style w:type="paragraph" w:styleId="CommentText">
    <w:name w:val="annotation text"/>
    <w:basedOn w:val="Normal"/>
    <w:link w:val="CommentTextChar"/>
    <w:uiPriority w:val="99"/>
    <w:unhideWhenUsed/>
    <w:rsid w:val="00895FD5"/>
    <w:pPr>
      <w:spacing w:line="240" w:lineRule="auto"/>
    </w:pPr>
    <w:rPr>
      <w:sz w:val="20"/>
      <w:szCs w:val="20"/>
    </w:rPr>
  </w:style>
  <w:style w:type="character" w:customStyle="1" w:styleId="CommentTextChar">
    <w:name w:val="Comment Text Char"/>
    <w:basedOn w:val="DefaultParagraphFont"/>
    <w:link w:val="CommentText"/>
    <w:uiPriority w:val="99"/>
    <w:rsid w:val="00895FD5"/>
    <w:rPr>
      <w:sz w:val="20"/>
      <w:szCs w:val="20"/>
    </w:rPr>
  </w:style>
  <w:style w:type="paragraph" w:styleId="CommentSubject">
    <w:name w:val="annotation subject"/>
    <w:basedOn w:val="CommentText"/>
    <w:next w:val="CommentText"/>
    <w:link w:val="CommentSubjectChar"/>
    <w:uiPriority w:val="99"/>
    <w:semiHidden/>
    <w:unhideWhenUsed/>
    <w:rsid w:val="00895FD5"/>
    <w:rPr>
      <w:b/>
      <w:bCs/>
    </w:rPr>
  </w:style>
  <w:style w:type="character" w:customStyle="1" w:styleId="CommentSubjectChar">
    <w:name w:val="Comment Subject Char"/>
    <w:basedOn w:val="CommentTextChar"/>
    <w:link w:val="CommentSubject"/>
    <w:uiPriority w:val="99"/>
    <w:semiHidden/>
    <w:rsid w:val="00895FD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citethemrightonline-com.libezproxy.open.ac.uk/sourcetype?docid=b-9781350927964&amp;tocid=b-9781350927964-31&amp;st=wiki" TargetMode="External"/><Relationship Id="rId1" Type="http://schemas.openxmlformats.org/officeDocument/2006/relationships/hyperlink" Target="https://learn2.open.ac.uk/mod/oucontent/view.php?id=2067003&amp;printable=1"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hyperlink" Target="https://agilemanifesto.org/" TargetMode="External"/><Relationship Id="rId21" Type="http://schemas.openxmlformats.org/officeDocument/2006/relationships/image" Target="media/image6.jpeg"/><Relationship Id="rId34"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header" Target="header1.xml"/><Relationship Id="rId17" Type="http://schemas.openxmlformats.org/officeDocument/2006/relationships/image" Target="media/image3.JPG"/><Relationship Id="rId25" Type="http://schemas.openxmlformats.org/officeDocument/2006/relationships/hyperlink" Target="https://docs.aws.amazon.com/AmazonRDS/latest/UserGuide/Welcome.html" TargetMode="External"/><Relationship Id="rId33" Type="http://schemas.openxmlformats.org/officeDocument/2006/relationships/image" Target="media/image9.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G"/><Relationship Id="rId20" Type="http://schemas.openxmlformats.org/officeDocument/2006/relationships/image" Target="media/image5.gif"/><Relationship Id="rId29" Type="http://schemas.openxmlformats.org/officeDocument/2006/relationships/hyperlink" Target="https://docs.openstack.org/trove/late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ieeexplore.ieee.org/document/9677127" TargetMode="External"/><Relationship Id="rId32" Type="http://schemas.openxmlformats.org/officeDocument/2006/relationships/hyperlink" Target="https://www.technologyreview.com/2011/10/31/257406/who-coined-cloud-computing/" TargetMode="Externa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hyperlink" Target="https://www.researchgate.net/publication/278712662_Security_Aspects_of_Database-as-a-Service_DBaaS_in_Cloud_Computing" TargetMode="External"/><Relationship Id="rId36"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hyperlink" Target="https://transliverpool.com/" TargetMode="External"/><Relationship Id="rId31" Type="http://schemas.openxmlformats.org/officeDocument/2006/relationships/hyperlink" Target="https://ieeexplore.ieee.org/document/7973658"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hyperlink" Target="https://go-gale-com.libezproxy.open.ac.uk/ps/i.do?p=AONE&amp;u=tou&amp;id=GALE|A416402592&amp;v=2.1&amp;it=r" TargetMode="External"/><Relationship Id="rId30" Type="http://schemas.openxmlformats.org/officeDocument/2006/relationships/hyperlink" Target="https://ieeexplore.ieee.org/document/8058365" TargetMode="External"/><Relationship Id="rId35" Type="http://schemas.openxmlformats.org/officeDocument/2006/relationships/image" Target="media/image11.png"/><Relationship Id="rId8" Type="http://schemas.microsoft.com/office/2011/relationships/commentsExtended" Target="commentsExtended.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3475</TotalTime>
  <Pages>24</Pages>
  <Words>4120</Words>
  <Characters>23487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Craig Williamson</cp:lastModifiedBy>
  <cp:revision>28</cp:revision>
  <dcterms:created xsi:type="dcterms:W3CDTF">2023-02-10T11:48:00Z</dcterms:created>
  <dcterms:modified xsi:type="dcterms:W3CDTF">2023-03-11T11:07:00Z</dcterms:modified>
</cp:coreProperties>
</file>