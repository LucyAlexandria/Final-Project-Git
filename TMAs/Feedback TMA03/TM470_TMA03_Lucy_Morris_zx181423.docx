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58ED6D" w14:textId="014D56B4" w:rsidR="003C31AE" w:rsidRPr="000C71ED" w:rsidRDefault="00700F08" w:rsidP="000C71ED">
      <w:pPr>
        <w:jc w:val="center"/>
        <w:rPr>
          <w:sz w:val="52"/>
          <w:szCs w:val="52"/>
        </w:rPr>
      </w:pPr>
      <w:r w:rsidRPr="000C71ED">
        <w:rPr>
          <w:sz w:val="52"/>
          <w:szCs w:val="52"/>
        </w:rPr>
        <w:t>The design of a web application to act as a hub of services for the transgender community in Liverpool</w:t>
      </w:r>
    </w:p>
    <w:p w14:paraId="0F03ED7E" w14:textId="24BAB3CC" w:rsidR="00766074" w:rsidRDefault="00766074"/>
    <w:p w14:paraId="299060DB" w14:textId="7FD802B1" w:rsidR="00766074" w:rsidRPr="00411B4D" w:rsidRDefault="00766074" w:rsidP="00411B4D">
      <w:pPr>
        <w:jc w:val="center"/>
        <w:rPr>
          <w:sz w:val="40"/>
          <w:szCs w:val="40"/>
        </w:rPr>
      </w:pPr>
      <w:r w:rsidRPr="00411B4D">
        <w:rPr>
          <w:sz w:val="40"/>
          <w:szCs w:val="40"/>
        </w:rPr>
        <w:t>Lucy Alexandria Morris – G4272527</w:t>
      </w:r>
    </w:p>
    <w:p w14:paraId="1CEC3DF5" w14:textId="2E11AB02" w:rsidR="00766074" w:rsidRPr="00411B4D" w:rsidRDefault="00766074" w:rsidP="00411B4D">
      <w:pPr>
        <w:jc w:val="center"/>
        <w:rPr>
          <w:sz w:val="40"/>
          <w:szCs w:val="40"/>
        </w:rPr>
      </w:pPr>
    </w:p>
    <w:p w14:paraId="76DA3EBE" w14:textId="6B6A7360" w:rsidR="00766074" w:rsidRPr="00411B4D" w:rsidRDefault="00766074" w:rsidP="00411B4D">
      <w:pPr>
        <w:jc w:val="center"/>
        <w:rPr>
          <w:sz w:val="40"/>
          <w:szCs w:val="40"/>
        </w:rPr>
      </w:pPr>
      <w:r w:rsidRPr="00411B4D">
        <w:rPr>
          <w:sz w:val="40"/>
          <w:szCs w:val="40"/>
        </w:rPr>
        <w:t>TM470 – TMA0</w:t>
      </w:r>
      <w:r w:rsidR="0074297A">
        <w:rPr>
          <w:sz w:val="40"/>
          <w:szCs w:val="40"/>
        </w:rPr>
        <w:t>3</w:t>
      </w:r>
      <w:r w:rsidRPr="00411B4D">
        <w:rPr>
          <w:sz w:val="40"/>
          <w:szCs w:val="40"/>
        </w:rPr>
        <w:t xml:space="preserve"> – </w:t>
      </w:r>
      <w:r w:rsidR="0074297A">
        <w:rPr>
          <w:sz w:val="40"/>
          <w:szCs w:val="40"/>
        </w:rPr>
        <w:t>4</w:t>
      </w:r>
      <w:r w:rsidRPr="00411B4D">
        <w:rPr>
          <w:sz w:val="40"/>
          <w:szCs w:val="40"/>
          <w:vertAlign w:val="superscript"/>
        </w:rPr>
        <w:t>th</w:t>
      </w:r>
      <w:r w:rsidRPr="00411B4D">
        <w:rPr>
          <w:sz w:val="40"/>
          <w:szCs w:val="40"/>
        </w:rPr>
        <w:t xml:space="preserve"> </w:t>
      </w:r>
      <w:r w:rsidR="0074297A">
        <w:rPr>
          <w:sz w:val="40"/>
          <w:szCs w:val="40"/>
        </w:rPr>
        <w:t>July</w:t>
      </w:r>
      <w:r w:rsidRPr="00411B4D">
        <w:rPr>
          <w:sz w:val="40"/>
          <w:szCs w:val="40"/>
        </w:rPr>
        <w:t xml:space="preserve"> 2023</w:t>
      </w:r>
    </w:p>
    <w:p w14:paraId="04BCD82C" w14:textId="5BBDCEA0" w:rsidR="00766074" w:rsidRDefault="00766074"/>
    <w:p w14:paraId="46A84D16" w14:textId="77777777" w:rsidR="00411B4D" w:rsidRDefault="00411B4D" w:rsidP="00411B4D">
      <w:pPr>
        <w:keepNext/>
      </w:pPr>
      <w:r>
        <w:rPr>
          <w:noProof/>
        </w:rPr>
        <w:drawing>
          <wp:inline distT="0" distB="0" distL="0" distR="0" wp14:anchorId="1CF1F173" wp14:editId="27CF5968">
            <wp:extent cx="5731510" cy="3820795"/>
            <wp:effectExtent l="0" t="0" r="2540" b="8255"/>
            <wp:docPr id="2" name="Picture 2" descr="A person holding a fla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holding a flag&#10;&#10;Description automatically generated with medium confidenc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820795"/>
                    </a:xfrm>
                    <a:prstGeom prst="rect">
                      <a:avLst/>
                    </a:prstGeom>
                  </pic:spPr>
                </pic:pic>
              </a:graphicData>
            </a:graphic>
          </wp:inline>
        </w:drawing>
      </w:r>
    </w:p>
    <w:p w14:paraId="1BACA446" w14:textId="3B7EFAF0" w:rsidR="00766074" w:rsidRDefault="00411B4D" w:rsidP="00411B4D">
      <w:pPr>
        <w:pStyle w:val="Caption"/>
      </w:pPr>
      <w:r>
        <w:t xml:space="preserve">Figure </w:t>
      </w:r>
      <w:fldSimple w:instr=" SEQ Figure \* ARABIC ">
        <w:r w:rsidR="00254CD8">
          <w:rPr>
            <w:noProof/>
          </w:rPr>
          <w:t>1</w:t>
        </w:r>
      </w:fldSimple>
      <w:r>
        <w:t xml:space="preserve"> </w:t>
      </w:r>
      <w:r w:rsidRPr="00A567B9">
        <w:t>A transgender flag being waved at LGBT gay pride march</w:t>
      </w:r>
      <w:r>
        <w:t xml:space="preserve"> by </w:t>
      </w:r>
      <w:r w:rsidR="00F82EE7">
        <w:t>‘</w:t>
      </w:r>
      <w:r>
        <w:t>ink drop</w:t>
      </w:r>
      <w:r w:rsidR="00F82EE7">
        <w:t>’</w:t>
      </w:r>
      <w:r>
        <w:t xml:space="preserve"> used under Standard License from Adobe</w:t>
      </w:r>
    </w:p>
    <w:p w14:paraId="5CA485BE" w14:textId="2EABABBB" w:rsidR="00411B4D" w:rsidRDefault="00411B4D"/>
    <w:p w14:paraId="0AE7F962" w14:textId="4E774DFB" w:rsidR="00411B4D" w:rsidRDefault="00411B4D"/>
    <w:p w14:paraId="51F77D49" w14:textId="1E8E30F7" w:rsidR="00080865" w:rsidRDefault="00080865"/>
    <w:p w14:paraId="4FF9263B" w14:textId="243C8F9C" w:rsidR="00080865" w:rsidRDefault="00080865"/>
    <w:p w14:paraId="4C78B42C" w14:textId="77777777" w:rsidR="00080865" w:rsidRDefault="00080865"/>
    <w:sdt>
      <w:sdtPr>
        <w:rPr>
          <w:rFonts w:asciiTheme="minorHAnsi" w:eastAsiaTheme="minorHAnsi" w:hAnsiTheme="minorHAnsi" w:cstheme="minorBidi"/>
          <w:color w:val="auto"/>
          <w:sz w:val="22"/>
          <w:szCs w:val="22"/>
          <w:lang w:val="en-GB"/>
        </w:rPr>
        <w:id w:val="-835908868"/>
        <w:docPartObj>
          <w:docPartGallery w:val="Table of Contents"/>
          <w:docPartUnique/>
        </w:docPartObj>
      </w:sdtPr>
      <w:sdtEndPr>
        <w:rPr>
          <w:b/>
          <w:bCs/>
          <w:noProof/>
        </w:rPr>
      </w:sdtEndPr>
      <w:sdtContent>
        <w:p w14:paraId="392C5DC3" w14:textId="6A05443A" w:rsidR="000C71ED" w:rsidRDefault="000C71ED">
          <w:pPr>
            <w:pStyle w:val="TOCHeading"/>
          </w:pPr>
          <w:r>
            <w:t>Contents</w:t>
          </w:r>
        </w:p>
        <w:p w14:paraId="749F894F" w14:textId="621539CD" w:rsidR="00254CD8" w:rsidRDefault="000C71ED">
          <w:pPr>
            <w:pStyle w:val="TOC1"/>
            <w:tabs>
              <w:tab w:val="right" w:leader="dot" w:pos="9016"/>
            </w:tabs>
            <w:rPr>
              <w:rFonts w:cstheme="minorBidi"/>
              <w:noProof/>
              <w:lang w:val="en-GB" w:eastAsia="en-GB"/>
            </w:rPr>
          </w:pPr>
          <w:r>
            <w:fldChar w:fldCharType="begin"/>
          </w:r>
          <w:r>
            <w:instrText xml:space="preserve"> TOC \o "1-</w:instrText>
          </w:r>
          <w:r w:rsidR="0046605C">
            <w:instrText>5</w:instrText>
          </w:r>
          <w:r>
            <w:instrText xml:space="preserve">" \h \z \u </w:instrText>
          </w:r>
          <w:r>
            <w:fldChar w:fldCharType="separate"/>
          </w:r>
          <w:hyperlink w:anchor="_Toc139391390" w:history="1">
            <w:r w:rsidR="00254CD8" w:rsidRPr="007E06AA">
              <w:rPr>
                <w:rStyle w:val="Hyperlink"/>
                <w:noProof/>
              </w:rPr>
              <w:t>1. Draft Project Report</w:t>
            </w:r>
            <w:r w:rsidR="00254CD8">
              <w:rPr>
                <w:noProof/>
                <w:webHidden/>
              </w:rPr>
              <w:tab/>
            </w:r>
            <w:r w:rsidR="00254CD8">
              <w:rPr>
                <w:noProof/>
                <w:webHidden/>
              </w:rPr>
              <w:fldChar w:fldCharType="begin"/>
            </w:r>
            <w:r w:rsidR="00254CD8">
              <w:rPr>
                <w:noProof/>
                <w:webHidden/>
              </w:rPr>
              <w:instrText xml:space="preserve"> PAGEREF _Toc139391390 \h </w:instrText>
            </w:r>
            <w:r w:rsidR="00254CD8">
              <w:rPr>
                <w:noProof/>
                <w:webHidden/>
              </w:rPr>
            </w:r>
            <w:r w:rsidR="00254CD8">
              <w:rPr>
                <w:noProof/>
                <w:webHidden/>
              </w:rPr>
              <w:fldChar w:fldCharType="separate"/>
            </w:r>
            <w:r w:rsidR="00254CD8">
              <w:rPr>
                <w:noProof/>
                <w:webHidden/>
              </w:rPr>
              <w:t>4</w:t>
            </w:r>
            <w:r w:rsidR="00254CD8">
              <w:rPr>
                <w:noProof/>
                <w:webHidden/>
              </w:rPr>
              <w:fldChar w:fldCharType="end"/>
            </w:r>
          </w:hyperlink>
        </w:p>
        <w:p w14:paraId="27639922" w14:textId="0CBD4E10" w:rsidR="00254CD8" w:rsidRDefault="00000000">
          <w:pPr>
            <w:pStyle w:val="TOC2"/>
            <w:tabs>
              <w:tab w:val="right" w:leader="dot" w:pos="9016"/>
            </w:tabs>
            <w:rPr>
              <w:rFonts w:cstheme="minorBidi"/>
              <w:noProof/>
              <w:lang w:val="en-GB" w:eastAsia="en-GB"/>
            </w:rPr>
          </w:pPr>
          <w:hyperlink w:anchor="_Toc139391391" w:history="1">
            <w:r w:rsidR="00254CD8" w:rsidRPr="007E06AA">
              <w:rPr>
                <w:rStyle w:val="Hyperlink"/>
                <w:noProof/>
              </w:rPr>
              <w:t>1.1 Problem description</w:t>
            </w:r>
            <w:r w:rsidR="00254CD8">
              <w:rPr>
                <w:noProof/>
                <w:webHidden/>
              </w:rPr>
              <w:tab/>
            </w:r>
            <w:r w:rsidR="00254CD8">
              <w:rPr>
                <w:noProof/>
                <w:webHidden/>
              </w:rPr>
              <w:fldChar w:fldCharType="begin"/>
            </w:r>
            <w:r w:rsidR="00254CD8">
              <w:rPr>
                <w:noProof/>
                <w:webHidden/>
              </w:rPr>
              <w:instrText xml:space="preserve"> PAGEREF _Toc139391391 \h </w:instrText>
            </w:r>
            <w:r w:rsidR="00254CD8">
              <w:rPr>
                <w:noProof/>
                <w:webHidden/>
              </w:rPr>
            </w:r>
            <w:r w:rsidR="00254CD8">
              <w:rPr>
                <w:noProof/>
                <w:webHidden/>
              </w:rPr>
              <w:fldChar w:fldCharType="separate"/>
            </w:r>
            <w:r w:rsidR="00254CD8">
              <w:rPr>
                <w:noProof/>
                <w:webHidden/>
              </w:rPr>
              <w:t>4</w:t>
            </w:r>
            <w:r w:rsidR="00254CD8">
              <w:rPr>
                <w:noProof/>
                <w:webHidden/>
              </w:rPr>
              <w:fldChar w:fldCharType="end"/>
            </w:r>
          </w:hyperlink>
        </w:p>
        <w:p w14:paraId="32F66387" w14:textId="71339FD6" w:rsidR="00254CD8" w:rsidRDefault="00000000">
          <w:pPr>
            <w:pStyle w:val="TOC3"/>
            <w:tabs>
              <w:tab w:val="right" w:leader="dot" w:pos="9016"/>
            </w:tabs>
            <w:rPr>
              <w:rFonts w:cstheme="minorBidi"/>
              <w:noProof/>
              <w:lang w:val="en-GB" w:eastAsia="en-GB"/>
            </w:rPr>
          </w:pPr>
          <w:hyperlink w:anchor="_Toc139391392" w:history="1">
            <w:r w:rsidR="00254CD8" w:rsidRPr="007E06AA">
              <w:rPr>
                <w:rStyle w:val="Hyperlink"/>
                <w:noProof/>
              </w:rPr>
              <w:t>1.1.1 Title</w:t>
            </w:r>
            <w:r w:rsidR="00254CD8">
              <w:rPr>
                <w:noProof/>
                <w:webHidden/>
              </w:rPr>
              <w:tab/>
            </w:r>
            <w:r w:rsidR="00254CD8">
              <w:rPr>
                <w:noProof/>
                <w:webHidden/>
              </w:rPr>
              <w:fldChar w:fldCharType="begin"/>
            </w:r>
            <w:r w:rsidR="00254CD8">
              <w:rPr>
                <w:noProof/>
                <w:webHidden/>
              </w:rPr>
              <w:instrText xml:space="preserve"> PAGEREF _Toc139391392 \h </w:instrText>
            </w:r>
            <w:r w:rsidR="00254CD8">
              <w:rPr>
                <w:noProof/>
                <w:webHidden/>
              </w:rPr>
            </w:r>
            <w:r w:rsidR="00254CD8">
              <w:rPr>
                <w:noProof/>
                <w:webHidden/>
              </w:rPr>
              <w:fldChar w:fldCharType="separate"/>
            </w:r>
            <w:r w:rsidR="00254CD8">
              <w:rPr>
                <w:noProof/>
                <w:webHidden/>
              </w:rPr>
              <w:t>4</w:t>
            </w:r>
            <w:r w:rsidR="00254CD8">
              <w:rPr>
                <w:noProof/>
                <w:webHidden/>
              </w:rPr>
              <w:fldChar w:fldCharType="end"/>
            </w:r>
          </w:hyperlink>
        </w:p>
        <w:p w14:paraId="3154F208" w14:textId="31F37C90" w:rsidR="00254CD8" w:rsidRDefault="00000000">
          <w:pPr>
            <w:pStyle w:val="TOC3"/>
            <w:tabs>
              <w:tab w:val="right" w:leader="dot" w:pos="9016"/>
            </w:tabs>
            <w:rPr>
              <w:rFonts w:cstheme="minorBidi"/>
              <w:noProof/>
              <w:lang w:val="en-GB" w:eastAsia="en-GB"/>
            </w:rPr>
          </w:pPr>
          <w:hyperlink w:anchor="_Toc139391393" w:history="1">
            <w:r w:rsidR="00254CD8" w:rsidRPr="007E06AA">
              <w:rPr>
                <w:rStyle w:val="Hyperlink"/>
                <w:noProof/>
              </w:rPr>
              <w:t>1.1.2 Description</w:t>
            </w:r>
            <w:r w:rsidR="00254CD8">
              <w:rPr>
                <w:noProof/>
                <w:webHidden/>
              </w:rPr>
              <w:tab/>
            </w:r>
            <w:r w:rsidR="00254CD8">
              <w:rPr>
                <w:noProof/>
                <w:webHidden/>
              </w:rPr>
              <w:fldChar w:fldCharType="begin"/>
            </w:r>
            <w:r w:rsidR="00254CD8">
              <w:rPr>
                <w:noProof/>
                <w:webHidden/>
              </w:rPr>
              <w:instrText xml:space="preserve"> PAGEREF _Toc139391393 \h </w:instrText>
            </w:r>
            <w:r w:rsidR="00254CD8">
              <w:rPr>
                <w:noProof/>
                <w:webHidden/>
              </w:rPr>
            </w:r>
            <w:r w:rsidR="00254CD8">
              <w:rPr>
                <w:noProof/>
                <w:webHidden/>
              </w:rPr>
              <w:fldChar w:fldCharType="separate"/>
            </w:r>
            <w:r w:rsidR="00254CD8">
              <w:rPr>
                <w:noProof/>
                <w:webHidden/>
              </w:rPr>
              <w:t>4</w:t>
            </w:r>
            <w:r w:rsidR="00254CD8">
              <w:rPr>
                <w:noProof/>
                <w:webHidden/>
              </w:rPr>
              <w:fldChar w:fldCharType="end"/>
            </w:r>
          </w:hyperlink>
        </w:p>
        <w:p w14:paraId="22D5FB65" w14:textId="35C41B40" w:rsidR="00254CD8" w:rsidRDefault="00000000">
          <w:pPr>
            <w:pStyle w:val="TOC3"/>
            <w:tabs>
              <w:tab w:val="right" w:leader="dot" w:pos="9016"/>
            </w:tabs>
            <w:rPr>
              <w:rFonts w:cstheme="minorBidi"/>
              <w:noProof/>
              <w:lang w:val="en-GB" w:eastAsia="en-GB"/>
            </w:rPr>
          </w:pPr>
          <w:hyperlink w:anchor="_Toc139391394" w:history="1">
            <w:r w:rsidR="00254CD8" w:rsidRPr="007E06AA">
              <w:rPr>
                <w:rStyle w:val="Hyperlink"/>
                <w:noProof/>
              </w:rPr>
              <w:t>1.1.3 Analysis of the impact of the project</w:t>
            </w:r>
            <w:r w:rsidR="00254CD8">
              <w:rPr>
                <w:noProof/>
                <w:webHidden/>
              </w:rPr>
              <w:tab/>
            </w:r>
            <w:r w:rsidR="00254CD8">
              <w:rPr>
                <w:noProof/>
                <w:webHidden/>
              </w:rPr>
              <w:fldChar w:fldCharType="begin"/>
            </w:r>
            <w:r w:rsidR="00254CD8">
              <w:rPr>
                <w:noProof/>
                <w:webHidden/>
              </w:rPr>
              <w:instrText xml:space="preserve"> PAGEREF _Toc139391394 \h </w:instrText>
            </w:r>
            <w:r w:rsidR="00254CD8">
              <w:rPr>
                <w:noProof/>
                <w:webHidden/>
              </w:rPr>
            </w:r>
            <w:r w:rsidR="00254CD8">
              <w:rPr>
                <w:noProof/>
                <w:webHidden/>
              </w:rPr>
              <w:fldChar w:fldCharType="separate"/>
            </w:r>
            <w:r w:rsidR="00254CD8">
              <w:rPr>
                <w:noProof/>
                <w:webHidden/>
              </w:rPr>
              <w:t>5</w:t>
            </w:r>
            <w:r w:rsidR="00254CD8">
              <w:rPr>
                <w:noProof/>
                <w:webHidden/>
              </w:rPr>
              <w:fldChar w:fldCharType="end"/>
            </w:r>
          </w:hyperlink>
        </w:p>
        <w:p w14:paraId="061A070B" w14:textId="5C0A7889" w:rsidR="00254CD8" w:rsidRDefault="00000000">
          <w:pPr>
            <w:pStyle w:val="TOC2"/>
            <w:tabs>
              <w:tab w:val="right" w:leader="dot" w:pos="9016"/>
            </w:tabs>
            <w:rPr>
              <w:rFonts w:cstheme="minorBidi"/>
              <w:noProof/>
              <w:lang w:val="en-GB" w:eastAsia="en-GB"/>
            </w:rPr>
          </w:pPr>
          <w:hyperlink w:anchor="_Toc139391395" w:history="1">
            <w:r w:rsidR="00254CD8" w:rsidRPr="007E06AA">
              <w:rPr>
                <w:rStyle w:val="Hyperlink"/>
                <w:noProof/>
              </w:rPr>
              <w:t>1.2 Account of related literature</w:t>
            </w:r>
            <w:r w:rsidR="00254CD8">
              <w:rPr>
                <w:noProof/>
                <w:webHidden/>
              </w:rPr>
              <w:tab/>
            </w:r>
            <w:r w:rsidR="00254CD8">
              <w:rPr>
                <w:noProof/>
                <w:webHidden/>
              </w:rPr>
              <w:fldChar w:fldCharType="begin"/>
            </w:r>
            <w:r w:rsidR="00254CD8">
              <w:rPr>
                <w:noProof/>
                <w:webHidden/>
              </w:rPr>
              <w:instrText xml:space="preserve"> PAGEREF _Toc139391395 \h </w:instrText>
            </w:r>
            <w:r w:rsidR="00254CD8">
              <w:rPr>
                <w:noProof/>
                <w:webHidden/>
              </w:rPr>
            </w:r>
            <w:r w:rsidR="00254CD8">
              <w:rPr>
                <w:noProof/>
                <w:webHidden/>
              </w:rPr>
              <w:fldChar w:fldCharType="separate"/>
            </w:r>
            <w:r w:rsidR="00254CD8">
              <w:rPr>
                <w:noProof/>
                <w:webHidden/>
              </w:rPr>
              <w:t>6</w:t>
            </w:r>
            <w:r w:rsidR="00254CD8">
              <w:rPr>
                <w:noProof/>
                <w:webHidden/>
              </w:rPr>
              <w:fldChar w:fldCharType="end"/>
            </w:r>
          </w:hyperlink>
        </w:p>
        <w:p w14:paraId="2F8CF110" w14:textId="161D87D0" w:rsidR="00254CD8" w:rsidRDefault="00000000">
          <w:pPr>
            <w:pStyle w:val="TOC3"/>
            <w:tabs>
              <w:tab w:val="right" w:leader="dot" w:pos="9016"/>
            </w:tabs>
            <w:rPr>
              <w:rFonts w:cstheme="minorBidi"/>
              <w:noProof/>
              <w:lang w:val="en-GB" w:eastAsia="en-GB"/>
            </w:rPr>
          </w:pPr>
          <w:hyperlink w:anchor="_Toc139391396" w:history="1">
            <w:r w:rsidR="00254CD8" w:rsidRPr="007E06AA">
              <w:rPr>
                <w:rStyle w:val="Hyperlink"/>
                <w:noProof/>
              </w:rPr>
              <w:t>1.2.1 Literature review 1 - DBaaS</w:t>
            </w:r>
            <w:r w:rsidR="00254CD8">
              <w:rPr>
                <w:noProof/>
                <w:webHidden/>
              </w:rPr>
              <w:tab/>
            </w:r>
            <w:r w:rsidR="00254CD8">
              <w:rPr>
                <w:noProof/>
                <w:webHidden/>
              </w:rPr>
              <w:fldChar w:fldCharType="begin"/>
            </w:r>
            <w:r w:rsidR="00254CD8">
              <w:rPr>
                <w:noProof/>
                <w:webHidden/>
              </w:rPr>
              <w:instrText xml:space="preserve"> PAGEREF _Toc139391396 \h </w:instrText>
            </w:r>
            <w:r w:rsidR="00254CD8">
              <w:rPr>
                <w:noProof/>
                <w:webHidden/>
              </w:rPr>
            </w:r>
            <w:r w:rsidR="00254CD8">
              <w:rPr>
                <w:noProof/>
                <w:webHidden/>
              </w:rPr>
              <w:fldChar w:fldCharType="separate"/>
            </w:r>
            <w:r w:rsidR="00254CD8">
              <w:rPr>
                <w:noProof/>
                <w:webHidden/>
              </w:rPr>
              <w:t>6</w:t>
            </w:r>
            <w:r w:rsidR="00254CD8">
              <w:rPr>
                <w:noProof/>
                <w:webHidden/>
              </w:rPr>
              <w:fldChar w:fldCharType="end"/>
            </w:r>
          </w:hyperlink>
        </w:p>
        <w:p w14:paraId="4D08B1E7" w14:textId="5FB3D548" w:rsidR="00254CD8" w:rsidRDefault="00000000">
          <w:pPr>
            <w:pStyle w:val="TOC3"/>
            <w:tabs>
              <w:tab w:val="right" w:leader="dot" w:pos="9016"/>
            </w:tabs>
            <w:rPr>
              <w:rFonts w:cstheme="minorBidi"/>
              <w:noProof/>
              <w:lang w:val="en-GB" w:eastAsia="en-GB"/>
            </w:rPr>
          </w:pPr>
          <w:hyperlink w:anchor="_Toc139391397" w:history="1">
            <w:r w:rsidR="00254CD8" w:rsidRPr="007E06AA">
              <w:rPr>
                <w:rStyle w:val="Hyperlink"/>
                <w:noProof/>
              </w:rPr>
              <w:t>1.2.2 Literature review 2 – requirements and CSS</w:t>
            </w:r>
            <w:r w:rsidR="00254CD8">
              <w:rPr>
                <w:noProof/>
                <w:webHidden/>
              </w:rPr>
              <w:tab/>
            </w:r>
            <w:r w:rsidR="00254CD8">
              <w:rPr>
                <w:noProof/>
                <w:webHidden/>
              </w:rPr>
              <w:fldChar w:fldCharType="begin"/>
            </w:r>
            <w:r w:rsidR="00254CD8">
              <w:rPr>
                <w:noProof/>
                <w:webHidden/>
              </w:rPr>
              <w:instrText xml:space="preserve"> PAGEREF _Toc139391397 \h </w:instrText>
            </w:r>
            <w:r w:rsidR="00254CD8">
              <w:rPr>
                <w:noProof/>
                <w:webHidden/>
              </w:rPr>
            </w:r>
            <w:r w:rsidR="00254CD8">
              <w:rPr>
                <w:noProof/>
                <w:webHidden/>
              </w:rPr>
              <w:fldChar w:fldCharType="separate"/>
            </w:r>
            <w:r w:rsidR="00254CD8">
              <w:rPr>
                <w:noProof/>
                <w:webHidden/>
              </w:rPr>
              <w:t>6</w:t>
            </w:r>
            <w:r w:rsidR="00254CD8">
              <w:rPr>
                <w:noProof/>
                <w:webHidden/>
              </w:rPr>
              <w:fldChar w:fldCharType="end"/>
            </w:r>
          </w:hyperlink>
        </w:p>
        <w:p w14:paraId="619DC282" w14:textId="0DB35123" w:rsidR="00254CD8" w:rsidRDefault="00000000">
          <w:pPr>
            <w:pStyle w:val="TOC3"/>
            <w:tabs>
              <w:tab w:val="right" w:leader="dot" w:pos="9016"/>
            </w:tabs>
            <w:rPr>
              <w:rFonts w:cstheme="minorBidi"/>
              <w:noProof/>
              <w:lang w:val="en-GB" w:eastAsia="en-GB"/>
            </w:rPr>
          </w:pPr>
          <w:hyperlink w:anchor="_Toc139391398" w:history="1">
            <w:r w:rsidR="00254CD8" w:rsidRPr="007E06AA">
              <w:rPr>
                <w:rStyle w:val="Hyperlink"/>
                <w:noProof/>
              </w:rPr>
              <w:t>1.2.3 Literature review 3 – OpenStack Trove and AWS DynamoDB</w:t>
            </w:r>
            <w:r w:rsidR="00254CD8">
              <w:rPr>
                <w:noProof/>
                <w:webHidden/>
              </w:rPr>
              <w:tab/>
            </w:r>
            <w:r w:rsidR="00254CD8">
              <w:rPr>
                <w:noProof/>
                <w:webHidden/>
              </w:rPr>
              <w:fldChar w:fldCharType="begin"/>
            </w:r>
            <w:r w:rsidR="00254CD8">
              <w:rPr>
                <w:noProof/>
                <w:webHidden/>
              </w:rPr>
              <w:instrText xml:space="preserve"> PAGEREF _Toc139391398 \h </w:instrText>
            </w:r>
            <w:r w:rsidR="00254CD8">
              <w:rPr>
                <w:noProof/>
                <w:webHidden/>
              </w:rPr>
            </w:r>
            <w:r w:rsidR="00254CD8">
              <w:rPr>
                <w:noProof/>
                <w:webHidden/>
              </w:rPr>
              <w:fldChar w:fldCharType="separate"/>
            </w:r>
            <w:r w:rsidR="00254CD8">
              <w:rPr>
                <w:noProof/>
                <w:webHidden/>
              </w:rPr>
              <w:t>6</w:t>
            </w:r>
            <w:r w:rsidR="00254CD8">
              <w:rPr>
                <w:noProof/>
                <w:webHidden/>
              </w:rPr>
              <w:fldChar w:fldCharType="end"/>
            </w:r>
          </w:hyperlink>
        </w:p>
        <w:p w14:paraId="7C3BDC06" w14:textId="3F276734" w:rsidR="00254CD8" w:rsidRDefault="00000000">
          <w:pPr>
            <w:pStyle w:val="TOC2"/>
            <w:tabs>
              <w:tab w:val="right" w:leader="dot" w:pos="9016"/>
            </w:tabs>
            <w:rPr>
              <w:rFonts w:cstheme="minorBidi"/>
              <w:noProof/>
              <w:lang w:val="en-GB" w:eastAsia="en-GB"/>
            </w:rPr>
          </w:pPr>
          <w:hyperlink w:anchor="_Toc139391399" w:history="1">
            <w:r w:rsidR="00254CD8" w:rsidRPr="007E06AA">
              <w:rPr>
                <w:rStyle w:val="Hyperlink"/>
                <w:noProof/>
              </w:rPr>
              <w:t>1.3 Account of Project Work and its outcome</w:t>
            </w:r>
            <w:r w:rsidR="00254CD8">
              <w:rPr>
                <w:noProof/>
                <w:webHidden/>
              </w:rPr>
              <w:tab/>
            </w:r>
            <w:r w:rsidR="00254CD8">
              <w:rPr>
                <w:noProof/>
                <w:webHidden/>
              </w:rPr>
              <w:fldChar w:fldCharType="begin"/>
            </w:r>
            <w:r w:rsidR="00254CD8">
              <w:rPr>
                <w:noProof/>
                <w:webHidden/>
              </w:rPr>
              <w:instrText xml:space="preserve"> PAGEREF _Toc139391399 \h </w:instrText>
            </w:r>
            <w:r w:rsidR="00254CD8">
              <w:rPr>
                <w:noProof/>
                <w:webHidden/>
              </w:rPr>
            </w:r>
            <w:r w:rsidR="00254CD8">
              <w:rPr>
                <w:noProof/>
                <w:webHidden/>
              </w:rPr>
              <w:fldChar w:fldCharType="separate"/>
            </w:r>
            <w:r w:rsidR="00254CD8">
              <w:rPr>
                <w:noProof/>
                <w:webHidden/>
              </w:rPr>
              <w:t>9</w:t>
            </w:r>
            <w:r w:rsidR="00254CD8">
              <w:rPr>
                <w:noProof/>
                <w:webHidden/>
              </w:rPr>
              <w:fldChar w:fldCharType="end"/>
            </w:r>
          </w:hyperlink>
        </w:p>
        <w:p w14:paraId="1F74DA7A" w14:textId="0DE95BA3" w:rsidR="00254CD8" w:rsidRDefault="00000000">
          <w:pPr>
            <w:pStyle w:val="TOC3"/>
            <w:tabs>
              <w:tab w:val="right" w:leader="dot" w:pos="9016"/>
            </w:tabs>
            <w:rPr>
              <w:rFonts w:cstheme="minorBidi"/>
              <w:noProof/>
              <w:lang w:val="en-GB" w:eastAsia="en-GB"/>
            </w:rPr>
          </w:pPr>
          <w:hyperlink w:anchor="_Toc139391400" w:history="1">
            <w:r w:rsidR="00254CD8" w:rsidRPr="007E06AA">
              <w:rPr>
                <w:rStyle w:val="Hyperlink"/>
                <w:noProof/>
              </w:rPr>
              <w:t>1.3.1 Work conducted prior to 2/5/23</w:t>
            </w:r>
            <w:r w:rsidR="00254CD8">
              <w:rPr>
                <w:noProof/>
                <w:webHidden/>
              </w:rPr>
              <w:tab/>
            </w:r>
            <w:r w:rsidR="00254CD8">
              <w:rPr>
                <w:noProof/>
                <w:webHidden/>
              </w:rPr>
              <w:fldChar w:fldCharType="begin"/>
            </w:r>
            <w:r w:rsidR="00254CD8">
              <w:rPr>
                <w:noProof/>
                <w:webHidden/>
              </w:rPr>
              <w:instrText xml:space="preserve"> PAGEREF _Toc139391400 \h </w:instrText>
            </w:r>
            <w:r w:rsidR="00254CD8">
              <w:rPr>
                <w:noProof/>
                <w:webHidden/>
              </w:rPr>
            </w:r>
            <w:r w:rsidR="00254CD8">
              <w:rPr>
                <w:noProof/>
                <w:webHidden/>
              </w:rPr>
              <w:fldChar w:fldCharType="separate"/>
            </w:r>
            <w:r w:rsidR="00254CD8">
              <w:rPr>
                <w:noProof/>
                <w:webHidden/>
              </w:rPr>
              <w:t>9</w:t>
            </w:r>
            <w:r w:rsidR="00254CD8">
              <w:rPr>
                <w:noProof/>
                <w:webHidden/>
              </w:rPr>
              <w:fldChar w:fldCharType="end"/>
            </w:r>
          </w:hyperlink>
        </w:p>
        <w:p w14:paraId="60EE3D61" w14:textId="07F0B701" w:rsidR="00254CD8" w:rsidRDefault="00000000">
          <w:pPr>
            <w:pStyle w:val="TOC4"/>
            <w:tabs>
              <w:tab w:val="right" w:leader="dot" w:pos="9016"/>
            </w:tabs>
            <w:rPr>
              <w:rFonts w:eastAsiaTheme="minorEastAsia"/>
              <w:noProof/>
              <w:lang w:eastAsia="en-GB"/>
            </w:rPr>
          </w:pPr>
          <w:hyperlink w:anchor="_Toc139391401" w:history="1">
            <w:r w:rsidR="00254CD8" w:rsidRPr="007E06AA">
              <w:rPr>
                <w:rStyle w:val="Hyperlink"/>
                <w:noProof/>
              </w:rPr>
              <w:t>1.3.1.1 Initial User Interface sketches</w:t>
            </w:r>
            <w:r w:rsidR="00254CD8">
              <w:rPr>
                <w:noProof/>
                <w:webHidden/>
              </w:rPr>
              <w:tab/>
            </w:r>
            <w:r w:rsidR="00254CD8">
              <w:rPr>
                <w:noProof/>
                <w:webHidden/>
              </w:rPr>
              <w:fldChar w:fldCharType="begin"/>
            </w:r>
            <w:r w:rsidR="00254CD8">
              <w:rPr>
                <w:noProof/>
                <w:webHidden/>
              </w:rPr>
              <w:instrText xml:space="preserve"> PAGEREF _Toc139391401 \h </w:instrText>
            </w:r>
            <w:r w:rsidR="00254CD8">
              <w:rPr>
                <w:noProof/>
                <w:webHidden/>
              </w:rPr>
            </w:r>
            <w:r w:rsidR="00254CD8">
              <w:rPr>
                <w:noProof/>
                <w:webHidden/>
              </w:rPr>
              <w:fldChar w:fldCharType="separate"/>
            </w:r>
            <w:r w:rsidR="00254CD8">
              <w:rPr>
                <w:noProof/>
                <w:webHidden/>
              </w:rPr>
              <w:t>9</w:t>
            </w:r>
            <w:r w:rsidR="00254CD8">
              <w:rPr>
                <w:noProof/>
                <w:webHidden/>
              </w:rPr>
              <w:fldChar w:fldCharType="end"/>
            </w:r>
          </w:hyperlink>
        </w:p>
        <w:p w14:paraId="2EB5A1E2" w14:textId="11D27530" w:rsidR="00254CD8" w:rsidRDefault="00000000">
          <w:pPr>
            <w:pStyle w:val="TOC4"/>
            <w:tabs>
              <w:tab w:val="right" w:leader="dot" w:pos="9016"/>
            </w:tabs>
            <w:rPr>
              <w:rFonts w:eastAsiaTheme="minorEastAsia"/>
              <w:noProof/>
              <w:lang w:eastAsia="en-GB"/>
            </w:rPr>
          </w:pPr>
          <w:hyperlink w:anchor="_Toc139391402" w:history="1">
            <w:r w:rsidR="00254CD8" w:rsidRPr="007E06AA">
              <w:rPr>
                <w:rStyle w:val="Hyperlink"/>
                <w:noProof/>
              </w:rPr>
              <w:t>1.3.1.2 Requirements elicitation</w:t>
            </w:r>
            <w:r w:rsidR="00254CD8">
              <w:rPr>
                <w:noProof/>
                <w:webHidden/>
              </w:rPr>
              <w:tab/>
            </w:r>
            <w:r w:rsidR="00254CD8">
              <w:rPr>
                <w:noProof/>
                <w:webHidden/>
              </w:rPr>
              <w:fldChar w:fldCharType="begin"/>
            </w:r>
            <w:r w:rsidR="00254CD8">
              <w:rPr>
                <w:noProof/>
                <w:webHidden/>
              </w:rPr>
              <w:instrText xml:space="preserve"> PAGEREF _Toc139391402 \h </w:instrText>
            </w:r>
            <w:r w:rsidR="00254CD8">
              <w:rPr>
                <w:noProof/>
                <w:webHidden/>
              </w:rPr>
            </w:r>
            <w:r w:rsidR="00254CD8">
              <w:rPr>
                <w:noProof/>
                <w:webHidden/>
              </w:rPr>
              <w:fldChar w:fldCharType="separate"/>
            </w:r>
            <w:r w:rsidR="00254CD8">
              <w:rPr>
                <w:noProof/>
                <w:webHidden/>
              </w:rPr>
              <w:t>9</w:t>
            </w:r>
            <w:r w:rsidR="00254CD8">
              <w:rPr>
                <w:noProof/>
                <w:webHidden/>
              </w:rPr>
              <w:fldChar w:fldCharType="end"/>
            </w:r>
          </w:hyperlink>
        </w:p>
        <w:p w14:paraId="0910274F" w14:textId="14F7126E" w:rsidR="00254CD8" w:rsidRDefault="00000000">
          <w:pPr>
            <w:pStyle w:val="TOC4"/>
            <w:tabs>
              <w:tab w:val="right" w:leader="dot" w:pos="9016"/>
            </w:tabs>
            <w:rPr>
              <w:rFonts w:eastAsiaTheme="minorEastAsia"/>
              <w:noProof/>
              <w:lang w:eastAsia="en-GB"/>
            </w:rPr>
          </w:pPr>
          <w:hyperlink w:anchor="_Toc139391403" w:history="1">
            <w:r w:rsidR="00254CD8" w:rsidRPr="007E06AA">
              <w:rPr>
                <w:rStyle w:val="Hyperlink"/>
                <w:noProof/>
              </w:rPr>
              <w:t>1.3.1.3 User Interface design</w:t>
            </w:r>
            <w:r w:rsidR="00254CD8">
              <w:rPr>
                <w:noProof/>
                <w:webHidden/>
              </w:rPr>
              <w:tab/>
            </w:r>
            <w:r w:rsidR="00254CD8">
              <w:rPr>
                <w:noProof/>
                <w:webHidden/>
              </w:rPr>
              <w:fldChar w:fldCharType="begin"/>
            </w:r>
            <w:r w:rsidR="00254CD8">
              <w:rPr>
                <w:noProof/>
                <w:webHidden/>
              </w:rPr>
              <w:instrText xml:space="preserve"> PAGEREF _Toc139391403 \h </w:instrText>
            </w:r>
            <w:r w:rsidR="00254CD8">
              <w:rPr>
                <w:noProof/>
                <w:webHidden/>
              </w:rPr>
            </w:r>
            <w:r w:rsidR="00254CD8">
              <w:rPr>
                <w:noProof/>
                <w:webHidden/>
              </w:rPr>
              <w:fldChar w:fldCharType="separate"/>
            </w:r>
            <w:r w:rsidR="00254CD8">
              <w:rPr>
                <w:noProof/>
                <w:webHidden/>
              </w:rPr>
              <w:t>9</w:t>
            </w:r>
            <w:r w:rsidR="00254CD8">
              <w:rPr>
                <w:noProof/>
                <w:webHidden/>
              </w:rPr>
              <w:fldChar w:fldCharType="end"/>
            </w:r>
          </w:hyperlink>
        </w:p>
        <w:p w14:paraId="4BC0AAC2" w14:textId="494504B0" w:rsidR="00254CD8" w:rsidRDefault="00000000">
          <w:pPr>
            <w:pStyle w:val="TOC3"/>
            <w:tabs>
              <w:tab w:val="right" w:leader="dot" w:pos="9016"/>
            </w:tabs>
            <w:rPr>
              <w:rFonts w:cstheme="minorBidi"/>
              <w:noProof/>
              <w:lang w:val="en-GB" w:eastAsia="en-GB"/>
            </w:rPr>
          </w:pPr>
          <w:hyperlink w:anchor="_Toc139391404" w:history="1">
            <w:r w:rsidR="00254CD8" w:rsidRPr="007E06AA">
              <w:rPr>
                <w:rStyle w:val="Hyperlink"/>
                <w:noProof/>
              </w:rPr>
              <w:t>1.3.2 Work conducted since 2/5/23</w:t>
            </w:r>
            <w:r w:rsidR="00254CD8">
              <w:rPr>
                <w:noProof/>
                <w:webHidden/>
              </w:rPr>
              <w:tab/>
            </w:r>
            <w:r w:rsidR="00254CD8">
              <w:rPr>
                <w:noProof/>
                <w:webHidden/>
              </w:rPr>
              <w:fldChar w:fldCharType="begin"/>
            </w:r>
            <w:r w:rsidR="00254CD8">
              <w:rPr>
                <w:noProof/>
                <w:webHidden/>
              </w:rPr>
              <w:instrText xml:space="preserve"> PAGEREF _Toc139391404 \h </w:instrText>
            </w:r>
            <w:r w:rsidR="00254CD8">
              <w:rPr>
                <w:noProof/>
                <w:webHidden/>
              </w:rPr>
            </w:r>
            <w:r w:rsidR="00254CD8">
              <w:rPr>
                <w:noProof/>
                <w:webHidden/>
              </w:rPr>
              <w:fldChar w:fldCharType="separate"/>
            </w:r>
            <w:r w:rsidR="00254CD8">
              <w:rPr>
                <w:noProof/>
                <w:webHidden/>
              </w:rPr>
              <w:t>9</w:t>
            </w:r>
            <w:r w:rsidR="00254CD8">
              <w:rPr>
                <w:noProof/>
                <w:webHidden/>
              </w:rPr>
              <w:fldChar w:fldCharType="end"/>
            </w:r>
          </w:hyperlink>
        </w:p>
        <w:p w14:paraId="3963C2FF" w14:textId="29F2A147" w:rsidR="00254CD8" w:rsidRDefault="00000000">
          <w:pPr>
            <w:pStyle w:val="TOC4"/>
            <w:tabs>
              <w:tab w:val="right" w:leader="dot" w:pos="9016"/>
            </w:tabs>
            <w:rPr>
              <w:rFonts w:eastAsiaTheme="minorEastAsia"/>
              <w:noProof/>
              <w:lang w:eastAsia="en-GB"/>
            </w:rPr>
          </w:pPr>
          <w:hyperlink w:anchor="_Toc139391405" w:history="1">
            <w:r w:rsidR="00254CD8" w:rsidRPr="007E06AA">
              <w:rPr>
                <w:rStyle w:val="Hyperlink"/>
                <w:noProof/>
              </w:rPr>
              <w:t>1.3.2.1 Setting up the database and API’s</w:t>
            </w:r>
            <w:r w:rsidR="00254CD8">
              <w:rPr>
                <w:noProof/>
                <w:webHidden/>
              </w:rPr>
              <w:tab/>
            </w:r>
            <w:r w:rsidR="00254CD8">
              <w:rPr>
                <w:noProof/>
                <w:webHidden/>
              </w:rPr>
              <w:fldChar w:fldCharType="begin"/>
            </w:r>
            <w:r w:rsidR="00254CD8">
              <w:rPr>
                <w:noProof/>
                <w:webHidden/>
              </w:rPr>
              <w:instrText xml:space="preserve"> PAGEREF _Toc139391405 \h </w:instrText>
            </w:r>
            <w:r w:rsidR="00254CD8">
              <w:rPr>
                <w:noProof/>
                <w:webHidden/>
              </w:rPr>
            </w:r>
            <w:r w:rsidR="00254CD8">
              <w:rPr>
                <w:noProof/>
                <w:webHidden/>
              </w:rPr>
              <w:fldChar w:fldCharType="separate"/>
            </w:r>
            <w:r w:rsidR="00254CD8">
              <w:rPr>
                <w:noProof/>
                <w:webHidden/>
              </w:rPr>
              <w:t>9</w:t>
            </w:r>
            <w:r w:rsidR="00254CD8">
              <w:rPr>
                <w:noProof/>
                <w:webHidden/>
              </w:rPr>
              <w:fldChar w:fldCharType="end"/>
            </w:r>
          </w:hyperlink>
        </w:p>
        <w:p w14:paraId="433C8767" w14:textId="4CA50E13" w:rsidR="00254CD8" w:rsidRDefault="00000000">
          <w:pPr>
            <w:pStyle w:val="TOC4"/>
            <w:tabs>
              <w:tab w:val="right" w:leader="dot" w:pos="9016"/>
            </w:tabs>
            <w:rPr>
              <w:rFonts w:eastAsiaTheme="minorEastAsia"/>
              <w:noProof/>
              <w:lang w:eastAsia="en-GB"/>
            </w:rPr>
          </w:pPr>
          <w:hyperlink w:anchor="_Toc139391406" w:history="1">
            <w:r w:rsidR="00254CD8" w:rsidRPr="007E06AA">
              <w:rPr>
                <w:rStyle w:val="Hyperlink"/>
                <w:noProof/>
              </w:rPr>
              <w:t>1.3.2.2 Implementing the map and pins</w:t>
            </w:r>
            <w:r w:rsidR="00254CD8">
              <w:rPr>
                <w:noProof/>
                <w:webHidden/>
              </w:rPr>
              <w:tab/>
            </w:r>
            <w:r w:rsidR="00254CD8">
              <w:rPr>
                <w:noProof/>
                <w:webHidden/>
              </w:rPr>
              <w:fldChar w:fldCharType="begin"/>
            </w:r>
            <w:r w:rsidR="00254CD8">
              <w:rPr>
                <w:noProof/>
                <w:webHidden/>
              </w:rPr>
              <w:instrText xml:space="preserve"> PAGEREF _Toc139391406 \h </w:instrText>
            </w:r>
            <w:r w:rsidR="00254CD8">
              <w:rPr>
                <w:noProof/>
                <w:webHidden/>
              </w:rPr>
            </w:r>
            <w:r w:rsidR="00254CD8">
              <w:rPr>
                <w:noProof/>
                <w:webHidden/>
              </w:rPr>
              <w:fldChar w:fldCharType="separate"/>
            </w:r>
            <w:r w:rsidR="00254CD8">
              <w:rPr>
                <w:noProof/>
                <w:webHidden/>
              </w:rPr>
              <w:t>11</w:t>
            </w:r>
            <w:r w:rsidR="00254CD8">
              <w:rPr>
                <w:noProof/>
                <w:webHidden/>
              </w:rPr>
              <w:fldChar w:fldCharType="end"/>
            </w:r>
          </w:hyperlink>
        </w:p>
        <w:p w14:paraId="0423614C" w14:textId="0E3BD206" w:rsidR="00254CD8" w:rsidRDefault="00000000">
          <w:pPr>
            <w:pStyle w:val="TOC4"/>
            <w:tabs>
              <w:tab w:val="right" w:leader="dot" w:pos="9016"/>
            </w:tabs>
            <w:rPr>
              <w:rFonts w:eastAsiaTheme="minorEastAsia"/>
              <w:noProof/>
              <w:lang w:eastAsia="en-GB"/>
            </w:rPr>
          </w:pPr>
          <w:hyperlink w:anchor="_Toc139391407" w:history="1">
            <w:r w:rsidR="00254CD8" w:rsidRPr="007E06AA">
              <w:rPr>
                <w:rStyle w:val="Hyperlink"/>
                <w:noProof/>
              </w:rPr>
              <w:t>1.3.2.3 Implementing tags and info sidebar</w:t>
            </w:r>
            <w:r w:rsidR="00254CD8">
              <w:rPr>
                <w:noProof/>
                <w:webHidden/>
              </w:rPr>
              <w:tab/>
            </w:r>
            <w:r w:rsidR="00254CD8">
              <w:rPr>
                <w:noProof/>
                <w:webHidden/>
              </w:rPr>
              <w:fldChar w:fldCharType="begin"/>
            </w:r>
            <w:r w:rsidR="00254CD8">
              <w:rPr>
                <w:noProof/>
                <w:webHidden/>
              </w:rPr>
              <w:instrText xml:space="preserve"> PAGEREF _Toc139391407 \h </w:instrText>
            </w:r>
            <w:r w:rsidR="00254CD8">
              <w:rPr>
                <w:noProof/>
                <w:webHidden/>
              </w:rPr>
            </w:r>
            <w:r w:rsidR="00254CD8">
              <w:rPr>
                <w:noProof/>
                <w:webHidden/>
              </w:rPr>
              <w:fldChar w:fldCharType="separate"/>
            </w:r>
            <w:r w:rsidR="00254CD8">
              <w:rPr>
                <w:noProof/>
                <w:webHidden/>
              </w:rPr>
              <w:t>13</w:t>
            </w:r>
            <w:r w:rsidR="00254CD8">
              <w:rPr>
                <w:noProof/>
                <w:webHidden/>
              </w:rPr>
              <w:fldChar w:fldCharType="end"/>
            </w:r>
          </w:hyperlink>
        </w:p>
        <w:p w14:paraId="5C586325" w14:textId="751EFFC0" w:rsidR="00254CD8" w:rsidRDefault="00000000">
          <w:pPr>
            <w:pStyle w:val="TOC3"/>
            <w:tabs>
              <w:tab w:val="right" w:leader="dot" w:pos="9016"/>
            </w:tabs>
            <w:rPr>
              <w:rFonts w:cstheme="minorBidi"/>
              <w:noProof/>
              <w:lang w:val="en-GB" w:eastAsia="en-GB"/>
            </w:rPr>
          </w:pPr>
          <w:hyperlink w:anchor="_Toc139391408" w:history="1">
            <w:r w:rsidR="00254CD8" w:rsidRPr="007E06AA">
              <w:rPr>
                <w:rStyle w:val="Hyperlink"/>
                <w:noProof/>
              </w:rPr>
              <w:t>1.3.3 Future Plan</w:t>
            </w:r>
            <w:r w:rsidR="00254CD8">
              <w:rPr>
                <w:noProof/>
                <w:webHidden/>
              </w:rPr>
              <w:tab/>
            </w:r>
            <w:r w:rsidR="00254CD8">
              <w:rPr>
                <w:noProof/>
                <w:webHidden/>
              </w:rPr>
              <w:fldChar w:fldCharType="begin"/>
            </w:r>
            <w:r w:rsidR="00254CD8">
              <w:rPr>
                <w:noProof/>
                <w:webHidden/>
              </w:rPr>
              <w:instrText xml:space="preserve"> PAGEREF _Toc139391408 \h </w:instrText>
            </w:r>
            <w:r w:rsidR="00254CD8">
              <w:rPr>
                <w:noProof/>
                <w:webHidden/>
              </w:rPr>
            </w:r>
            <w:r w:rsidR="00254CD8">
              <w:rPr>
                <w:noProof/>
                <w:webHidden/>
              </w:rPr>
              <w:fldChar w:fldCharType="separate"/>
            </w:r>
            <w:r w:rsidR="00254CD8">
              <w:rPr>
                <w:noProof/>
                <w:webHidden/>
              </w:rPr>
              <w:t>18</w:t>
            </w:r>
            <w:r w:rsidR="00254CD8">
              <w:rPr>
                <w:noProof/>
                <w:webHidden/>
              </w:rPr>
              <w:fldChar w:fldCharType="end"/>
            </w:r>
          </w:hyperlink>
        </w:p>
        <w:p w14:paraId="45E067AB" w14:textId="35BEC555" w:rsidR="00254CD8" w:rsidRDefault="00000000">
          <w:pPr>
            <w:pStyle w:val="TOC1"/>
            <w:tabs>
              <w:tab w:val="right" w:leader="dot" w:pos="9016"/>
            </w:tabs>
            <w:rPr>
              <w:rFonts w:cstheme="minorBidi"/>
              <w:noProof/>
              <w:lang w:val="en-GB" w:eastAsia="en-GB"/>
            </w:rPr>
          </w:pPr>
          <w:hyperlink w:anchor="_Toc139391409" w:history="1">
            <w:r w:rsidR="00254CD8" w:rsidRPr="007E06AA">
              <w:rPr>
                <w:rStyle w:val="Hyperlink"/>
                <w:noProof/>
              </w:rPr>
              <w:t>2. Review</w:t>
            </w:r>
            <w:r w:rsidR="00254CD8">
              <w:rPr>
                <w:noProof/>
                <w:webHidden/>
              </w:rPr>
              <w:tab/>
            </w:r>
            <w:r w:rsidR="00254CD8">
              <w:rPr>
                <w:noProof/>
                <w:webHidden/>
              </w:rPr>
              <w:fldChar w:fldCharType="begin"/>
            </w:r>
            <w:r w:rsidR="00254CD8">
              <w:rPr>
                <w:noProof/>
                <w:webHidden/>
              </w:rPr>
              <w:instrText xml:space="preserve"> PAGEREF _Toc139391409 \h </w:instrText>
            </w:r>
            <w:r w:rsidR="00254CD8">
              <w:rPr>
                <w:noProof/>
                <w:webHidden/>
              </w:rPr>
            </w:r>
            <w:r w:rsidR="00254CD8">
              <w:rPr>
                <w:noProof/>
                <w:webHidden/>
              </w:rPr>
              <w:fldChar w:fldCharType="separate"/>
            </w:r>
            <w:r w:rsidR="00254CD8">
              <w:rPr>
                <w:noProof/>
                <w:webHidden/>
              </w:rPr>
              <w:t>20</w:t>
            </w:r>
            <w:r w:rsidR="00254CD8">
              <w:rPr>
                <w:noProof/>
                <w:webHidden/>
              </w:rPr>
              <w:fldChar w:fldCharType="end"/>
            </w:r>
          </w:hyperlink>
        </w:p>
        <w:p w14:paraId="4CF5F42C" w14:textId="5385F86C" w:rsidR="00254CD8" w:rsidRDefault="00000000">
          <w:pPr>
            <w:pStyle w:val="TOC2"/>
            <w:tabs>
              <w:tab w:val="right" w:leader="dot" w:pos="9016"/>
            </w:tabs>
            <w:rPr>
              <w:rFonts w:cstheme="minorBidi"/>
              <w:noProof/>
              <w:lang w:val="en-GB" w:eastAsia="en-GB"/>
            </w:rPr>
          </w:pPr>
          <w:hyperlink w:anchor="_Toc139391410" w:history="1">
            <w:r w:rsidR="00254CD8" w:rsidRPr="007E06AA">
              <w:rPr>
                <w:rStyle w:val="Hyperlink"/>
                <w:noProof/>
              </w:rPr>
              <w:t>2.1 Review of project work</w:t>
            </w:r>
            <w:r w:rsidR="00254CD8">
              <w:rPr>
                <w:noProof/>
                <w:webHidden/>
              </w:rPr>
              <w:tab/>
            </w:r>
            <w:r w:rsidR="00254CD8">
              <w:rPr>
                <w:noProof/>
                <w:webHidden/>
              </w:rPr>
              <w:fldChar w:fldCharType="begin"/>
            </w:r>
            <w:r w:rsidR="00254CD8">
              <w:rPr>
                <w:noProof/>
                <w:webHidden/>
              </w:rPr>
              <w:instrText xml:space="preserve"> PAGEREF _Toc139391410 \h </w:instrText>
            </w:r>
            <w:r w:rsidR="00254CD8">
              <w:rPr>
                <w:noProof/>
                <w:webHidden/>
              </w:rPr>
            </w:r>
            <w:r w:rsidR="00254CD8">
              <w:rPr>
                <w:noProof/>
                <w:webHidden/>
              </w:rPr>
              <w:fldChar w:fldCharType="separate"/>
            </w:r>
            <w:r w:rsidR="00254CD8">
              <w:rPr>
                <w:noProof/>
                <w:webHidden/>
              </w:rPr>
              <w:t>20</w:t>
            </w:r>
            <w:r w:rsidR="00254CD8">
              <w:rPr>
                <w:noProof/>
                <w:webHidden/>
              </w:rPr>
              <w:fldChar w:fldCharType="end"/>
            </w:r>
          </w:hyperlink>
        </w:p>
        <w:p w14:paraId="12A508CA" w14:textId="32386262" w:rsidR="00254CD8" w:rsidRDefault="00000000">
          <w:pPr>
            <w:pStyle w:val="TOC2"/>
            <w:tabs>
              <w:tab w:val="right" w:leader="dot" w:pos="9016"/>
            </w:tabs>
            <w:rPr>
              <w:rFonts w:cstheme="minorBidi"/>
              <w:noProof/>
              <w:lang w:val="en-GB" w:eastAsia="en-GB"/>
            </w:rPr>
          </w:pPr>
          <w:hyperlink w:anchor="_Toc139391411" w:history="1">
            <w:r w:rsidR="00254CD8" w:rsidRPr="007E06AA">
              <w:rPr>
                <w:rStyle w:val="Hyperlink"/>
                <w:noProof/>
              </w:rPr>
              <w:t>2.2 Review of project management</w:t>
            </w:r>
            <w:r w:rsidR="00254CD8">
              <w:rPr>
                <w:noProof/>
                <w:webHidden/>
              </w:rPr>
              <w:tab/>
            </w:r>
            <w:r w:rsidR="00254CD8">
              <w:rPr>
                <w:noProof/>
                <w:webHidden/>
              </w:rPr>
              <w:fldChar w:fldCharType="begin"/>
            </w:r>
            <w:r w:rsidR="00254CD8">
              <w:rPr>
                <w:noProof/>
                <w:webHidden/>
              </w:rPr>
              <w:instrText xml:space="preserve"> PAGEREF _Toc139391411 \h </w:instrText>
            </w:r>
            <w:r w:rsidR="00254CD8">
              <w:rPr>
                <w:noProof/>
                <w:webHidden/>
              </w:rPr>
            </w:r>
            <w:r w:rsidR="00254CD8">
              <w:rPr>
                <w:noProof/>
                <w:webHidden/>
              </w:rPr>
              <w:fldChar w:fldCharType="separate"/>
            </w:r>
            <w:r w:rsidR="00254CD8">
              <w:rPr>
                <w:noProof/>
                <w:webHidden/>
              </w:rPr>
              <w:t>20</w:t>
            </w:r>
            <w:r w:rsidR="00254CD8">
              <w:rPr>
                <w:noProof/>
                <w:webHidden/>
              </w:rPr>
              <w:fldChar w:fldCharType="end"/>
            </w:r>
          </w:hyperlink>
        </w:p>
        <w:p w14:paraId="604EE7D3" w14:textId="258F3694" w:rsidR="00254CD8" w:rsidRDefault="00000000">
          <w:pPr>
            <w:pStyle w:val="TOC2"/>
            <w:tabs>
              <w:tab w:val="right" w:leader="dot" w:pos="9016"/>
            </w:tabs>
            <w:rPr>
              <w:rFonts w:cstheme="minorBidi"/>
              <w:noProof/>
              <w:lang w:val="en-GB" w:eastAsia="en-GB"/>
            </w:rPr>
          </w:pPr>
          <w:hyperlink w:anchor="_Toc139391412" w:history="1">
            <w:r w:rsidR="00254CD8" w:rsidRPr="007E06AA">
              <w:rPr>
                <w:rStyle w:val="Hyperlink"/>
                <w:noProof/>
              </w:rPr>
              <w:t>2.3 Risks to project completion</w:t>
            </w:r>
            <w:r w:rsidR="00254CD8">
              <w:rPr>
                <w:noProof/>
                <w:webHidden/>
              </w:rPr>
              <w:tab/>
            </w:r>
            <w:r w:rsidR="00254CD8">
              <w:rPr>
                <w:noProof/>
                <w:webHidden/>
              </w:rPr>
              <w:fldChar w:fldCharType="begin"/>
            </w:r>
            <w:r w:rsidR="00254CD8">
              <w:rPr>
                <w:noProof/>
                <w:webHidden/>
              </w:rPr>
              <w:instrText xml:space="preserve"> PAGEREF _Toc139391412 \h </w:instrText>
            </w:r>
            <w:r w:rsidR="00254CD8">
              <w:rPr>
                <w:noProof/>
                <w:webHidden/>
              </w:rPr>
            </w:r>
            <w:r w:rsidR="00254CD8">
              <w:rPr>
                <w:noProof/>
                <w:webHidden/>
              </w:rPr>
              <w:fldChar w:fldCharType="separate"/>
            </w:r>
            <w:r w:rsidR="00254CD8">
              <w:rPr>
                <w:noProof/>
                <w:webHidden/>
              </w:rPr>
              <w:t>21</w:t>
            </w:r>
            <w:r w:rsidR="00254CD8">
              <w:rPr>
                <w:noProof/>
                <w:webHidden/>
              </w:rPr>
              <w:fldChar w:fldCharType="end"/>
            </w:r>
          </w:hyperlink>
        </w:p>
        <w:p w14:paraId="4E207D91" w14:textId="2A1421B5" w:rsidR="00254CD8" w:rsidRDefault="00000000">
          <w:pPr>
            <w:pStyle w:val="TOC3"/>
            <w:tabs>
              <w:tab w:val="right" w:leader="dot" w:pos="9016"/>
            </w:tabs>
            <w:rPr>
              <w:rFonts w:cstheme="minorBidi"/>
              <w:noProof/>
              <w:lang w:val="en-GB" w:eastAsia="en-GB"/>
            </w:rPr>
          </w:pPr>
          <w:hyperlink w:anchor="_Toc139391413" w:history="1">
            <w:r w:rsidR="00254CD8" w:rsidRPr="007E06AA">
              <w:rPr>
                <w:rStyle w:val="Hyperlink"/>
                <w:noProof/>
              </w:rPr>
              <w:t>2.3.1 Resources</w:t>
            </w:r>
            <w:r w:rsidR="00254CD8">
              <w:rPr>
                <w:noProof/>
                <w:webHidden/>
              </w:rPr>
              <w:tab/>
            </w:r>
            <w:r w:rsidR="00254CD8">
              <w:rPr>
                <w:noProof/>
                <w:webHidden/>
              </w:rPr>
              <w:fldChar w:fldCharType="begin"/>
            </w:r>
            <w:r w:rsidR="00254CD8">
              <w:rPr>
                <w:noProof/>
                <w:webHidden/>
              </w:rPr>
              <w:instrText xml:space="preserve"> PAGEREF _Toc139391413 \h </w:instrText>
            </w:r>
            <w:r w:rsidR="00254CD8">
              <w:rPr>
                <w:noProof/>
                <w:webHidden/>
              </w:rPr>
            </w:r>
            <w:r w:rsidR="00254CD8">
              <w:rPr>
                <w:noProof/>
                <w:webHidden/>
              </w:rPr>
              <w:fldChar w:fldCharType="separate"/>
            </w:r>
            <w:r w:rsidR="00254CD8">
              <w:rPr>
                <w:noProof/>
                <w:webHidden/>
              </w:rPr>
              <w:t>21</w:t>
            </w:r>
            <w:r w:rsidR="00254CD8">
              <w:rPr>
                <w:noProof/>
                <w:webHidden/>
              </w:rPr>
              <w:fldChar w:fldCharType="end"/>
            </w:r>
          </w:hyperlink>
        </w:p>
        <w:p w14:paraId="4F7DFD70" w14:textId="4E8319D6" w:rsidR="00254CD8" w:rsidRDefault="00000000">
          <w:pPr>
            <w:pStyle w:val="TOC3"/>
            <w:tabs>
              <w:tab w:val="right" w:leader="dot" w:pos="9016"/>
            </w:tabs>
            <w:rPr>
              <w:rFonts w:cstheme="minorBidi"/>
              <w:noProof/>
              <w:lang w:val="en-GB" w:eastAsia="en-GB"/>
            </w:rPr>
          </w:pPr>
          <w:hyperlink w:anchor="_Toc139391414" w:history="1">
            <w:r w:rsidR="00254CD8" w:rsidRPr="007E06AA">
              <w:rPr>
                <w:rStyle w:val="Hyperlink"/>
                <w:noProof/>
              </w:rPr>
              <w:t>2.3.2 Risk management</w:t>
            </w:r>
            <w:r w:rsidR="00254CD8">
              <w:rPr>
                <w:noProof/>
                <w:webHidden/>
              </w:rPr>
              <w:tab/>
            </w:r>
            <w:r w:rsidR="00254CD8">
              <w:rPr>
                <w:noProof/>
                <w:webHidden/>
              </w:rPr>
              <w:fldChar w:fldCharType="begin"/>
            </w:r>
            <w:r w:rsidR="00254CD8">
              <w:rPr>
                <w:noProof/>
                <w:webHidden/>
              </w:rPr>
              <w:instrText xml:space="preserve"> PAGEREF _Toc139391414 \h </w:instrText>
            </w:r>
            <w:r w:rsidR="00254CD8">
              <w:rPr>
                <w:noProof/>
                <w:webHidden/>
              </w:rPr>
            </w:r>
            <w:r w:rsidR="00254CD8">
              <w:rPr>
                <w:noProof/>
                <w:webHidden/>
              </w:rPr>
              <w:fldChar w:fldCharType="separate"/>
            </w:r>
            <w:r w:rsidR="00254CD8">
              <w:rPr>
                <w:noProof/>
                <w:webHidden/>
              </w:rPr>
              <w:t>21</w:t>
            </w:r>
            <w:r w:rsidR="00254CD8">
              <w:rPr>
                <w:noProof/>
                <w:webHidden/>
              </w:rPr>
              <w:fldChar w:fldCharType="end"/>
            </w:r>
          </w:hyperlink>
        </w:p>
        <w:p w14:paraId="2F70A2C1" w14:textId="4ECDBBD6" w:rsidR="00254CD8" w:rsidRDefault="00000000">
          <w:pPr>
            <w:pStyle w:val="TOC2"/>
            <w:tabs>
              <w:tab w:val="right" w:leader="dot" w:pos="9016"/>
            </w:tabs>
            <w:rPr>
              <w:rFonts w:cstheme="minorBidi"/>
              <w:noProof/>
              <w:lang w:val="en-GB" w:eastAsia="en-GB"/>
            </w:rPr>
          </w:pPr>
          <w:hyperlink w:anchor="_Toc139391415" w:history="1">
            <w:r w:rsidR="00254CD8" w:rsidRPr="007E06AA">
              <w:rPr>
                <w:rStyle w:val="Hyperlink"/>
                <w:noProof/>
              </w:rPr>
              <w:t>2.4 Review of personal development</w:t>
            </w:r>
            <w:r w:rsidR="00254CD8">
              <w:rPr>
                <w:noProof/>
                <w:webHidden/>
              </w:rPr>
              <w:tab/>
            </w:r>
            <w:r w:rsidR="00254CD8">
              <w:rPr>
                <w:noProof/>
                <w:webHidden/>
              </w:rPr>
              <w:fldChar w:fldCharType="begin"/>
            </w:r>
            <w:r w:rsidR="00254CD8">
              <w:rPr>
                <w:noProof/>
                <w:webHidden/>
              </w:rPr>
              <w:instrText xml:space="preserve"> PAGEREF _Toc139391415 \h </w:instrText>
            </w:r>
            <w:r w:rsidR="00254CD8">
              <w:rPr>
                <w:noProof/>
                <w:webHidden/>
              </w:rPr>
            </w:r>
            <w:r w:rsidR="00254CD8">
              <w:rPr>
                <w:noProof/>
                <w:webHidden/>
              </w:rPr>
              <w:fldChar w:fldCharType="separate"/>
            </w:r>
            <w:r w:rsidR="00254CD8">
              <w:rPr>
                <w:noProof/>
                <w:webHidden/>
              </w:rPr>
              <w:t>23</w:t>
            </w:r>
            <w:r w:rsidR="00254CD8">
              <w:rPr>
                <w:noProof/>
                <w:webHidden/>
              </w:rPr>
              <w:fldChar w:fldCharType="end"/>
            </w:r>
          </w:hyperlink>
        </w:p>
        <w:p w14:paraId="0F20A3A1" w14:textId="3DC97913" w:rsidR="00254CD8" w:rsidRDefault="00000000">
          <w:pPr>
            <w:pStyle w:val="TOC2"/>
            <w:tabs>
              <w:tab w:val="right" w:leader="dot" w:pos="9016"/>
            </w:tabs>
            <w:rPr>
              <w:rFonts w:cstheme="minorBidi"/>
              <w:noProof/>
              <w:lang w:val="en-GB" w:eastAsia="en-GB"/>
            </w:rPr>
          </w:pPr>
          <w:hyperlink w:anchor="_Toc139391416" w:history="1">
            <w:r w:rsidR="00254CD8" w:rsidRPr="007E06AA">
              <w:rPr>
                <w:rStyle w:val="Hyperlink"/>
                <w:noProof/>
              </w:rPr>
              <w:t>2.5 Tutor feedback</w:t>
            </w:r>
            <w:r w:rsidR="00254CD8">
              <w:rPr>
                <w:noProof/>
                <w:webHidden/>
              </w:rPr>
              <w:tab/>
            </w:r>
            <w:r w:rsidR="00254CD8">
              <w:rPr>
                <w:noProof/>
                <w:webHidden/>
              </w:rPr>
              <w:fldChar w:fldCharType="begin"/>
            </w:r>
            <w:r w:rsidR="00254CD8">
              <w:rPr>
                <w:noProof/>
                <w:webHidden/>
              </w:rPr>
              <w:instrText xml:space="preserve"> PAGEREF _Toc139391416 \h </w:instrText>
            </w:r>
            <w:r w:rsidR="00254CD8">
              <w:rPr>
                <w:noProof/>
                <w:webHidden/>
              </w:rPr>
            </w:r>
            <w:r w:rsidR="00254CD8">
              <w:rPr>
                <w:noProof/>
                <w:webHidden/>
              </w:rPr>
              <w:fldChar w:fldCharType="separate"/>
            </w:r>
            <w:r w:rsidR="00254CD8">
              <w:rPr>
                <w:noProof/>
                <w:webHidden/>
              </w:rPr>
              <w:t>23</w:t>
            </w:r>
            <w:r w:rsidR="00254CD8">
              <w:rPr>
                <w:noProof/>
                <w:webHidden/>
              </w:rPr>
              <w:fldChar w:fldCharType="end"/>
            </w:r>
          </w:hyperlink>
        </w:p>
        <w:p w14:paraId="7231FEF9" w14:textId="0AD0DAB6" w:rsidR="00254CD8" w:rsidRDefault="00000000">
          <w:pPr>
            <w:pStyle w:val="TOC1"/>
            <w:tabs>
              <w:tab w:val="right" w:leader="dot" w:pos="9016"/>
            </w:tabs>
            <w:rPr>
              <w:rFonts w:cstheme="minorBidi"/>
              <w:noProof/>
              <w:lang w:val="en-GB" w:eastAsia="en-GB"/>
            </w:rPr>
          </w:pPr>
          <w:hyperlink w:anchor="_Toc139391417" w:history="1">
            <w:r w:rsidR="00254CD8" w:rsidRPr="007E06AA">
              <w:rPr>
                <w:rStyle w:val="Hyperlink"/>
                <w:noProof/>
              </w:rPr>
              <w:t>3. References</w:t>
            </w:r>
            <w:r w:rsidR="00254CD8">
              <w:rPr>
                <w:noProof/>
                <w:webHidden/>
              </w:rPr>
              <w:tab/>
            </w:r>
            <w:r w:rsidR="00254CD8">
              <w:rPr>
                <w:noProof/>
                <w:webHidden/>
              </w:rPr>
              <w:fldChar w:fldCharType="begin"/>
            </w:r>
            <w:r w:rsidR="00254CD8">
              <w:rPr>
                <w:noProof/>
                <w:webHidden/>
              </w:rPr>
              <w:instrText xml:space="preserve"> PAGEREF _Toc139391417 \h </w:instrText>
            </w:r>
            <w:r w:rsidR="00254CD8">
              <w:rPr>
                <w:noProof/>
                <w:webHidden/>
              </w:rPr>
            </w:r>
            <w:r w:rsidR="00254CD8">
              <w:rPr>
                <w:noProof/>
                <w:webHidden/>
              </w:rPr>
              <w:fldChar w:fldCharType="separate"/>
            </w:r>
            <w:r w:rsidR="00254CD8">
              <w:rPr>
                <w:noProof/>
                <w:webHidden/>
              </w:rPr>
              <w:t>24</w:t>
            </w:r>
            <w:r w:rsidR="00254CD8">
              <w:rPr>
                <w:noProof/>
                <w:webHidden/>
              </w:rPr>
              <w:fldChar w:fldCharType="end"/>
            </w:r>
          </w:hyperlink>
        </w:p>
        <w:p w14:paraId="030F8C19" w14:textId="11EF4A33" w:rsidR="00254CD8" w:rsidRDefault="00000000">
          <w:pPr>
            <w:pStyle w:val="TOC1"/>
            <w:tabs>
              <w:tab w:val="right" w:leader="dot" w:pos="9016"/>
            </w:tabs>
            <w:rPr>
              <w:rFonts w:cstheme="minorBidi"/>
              <w:noProof/>
              <w:lang w:val="en-GB" w:eastAsia="en-GB"/>
            </w:rPr>
          </w:pPr>
          <w:hyperlink w:anchor="_Toc139391418" w:history="1">
            <w:r w:rsidR="00254CD8" w:rsidRPr="007E06AA">
              <w:rPr>
                <w:rStyle w:val="Hyperlink"/>
                <w:noProof/>
              </w:rPr>
              <w:t>4. Appendices</w:t>
            </w:r>
            <w:r w:rsidR="00254CD8">
              <w:rPr>
                <w:noProof/>
                <w:webHidden/>
              </w:rPr>
              <w:tab/>
            </w:r>
            <w:r w:rsidR="00254CD8">
              <w:rPr>
                <w:noProof/>
                <w:webHidden/>
              </w:rPr>
              <w:fldChar w:fldCharType="begin"/>
            </w:r>
            <w:r w:rsidR="00254CD8">
              <w:rPr>
                <w:noProof/>
                <w:webHidden/>
              </w:rPr>
              <w:instrText xml:space="preserve"> PAGEREF _Toc139391418 \h </w:instrText>
            </w:r>
            <w:r w:rsidR="00254CD8">
              <w:rPr>
                <w:noProof/>
                <w:webHidden/>
              </w:rPr>
            </w:r>
            <w:r w:rsidR="00254CD8">
              <w:rPr>
                <w:noProof/>
                <w:webHidden/>
              </w:rPr>
              <w:fldChar w:fldCharType="separate"/>
            </w:r>
            <w:r w:rsidR="00254CD8">
              <w:rPr>
                <w:noProof/>
                <w:webHidden/>
              </w:rPr>
              <w:t>27</w:t>
            </w:r>
            <w:r w:rsidR="00254CD8">
              <w:rPr>
                <w:noProof/>
                <w:webHidden/>
              </w:rPr>
              <w:fldChar w:fldCharType="end"/>
            </w:r>
          </w:hyperlink>
        </w:p>
        <w:p w14:paraId="067E5574" w14:textId="4C1AA845" w:rsidR="00254CD8" w:rsidRDefault="00000000">
          <w:pPr>
            <w:pStyle w:val="TOC2"/>
            <w:tabs>
              <w:tab w:val="right" w:leader="dot" w:pos="9016"/>
            </w:tabs>
            <w:rPr>
              <w:rFonts w:cstheme="minorBidi"/>
              <w:noProof/>
              <w:lang w:val="en-GB" w:eastAsia="en-GB"/>
            </w:rPr>
          </w:pPr>
          <w:hyperlink w:anchor="_Toc139391419" w:history="1">
            <w:r w:rsidR="00254CD8" w:rsidRPr="007E06AA">
              <w:rPr>
                <w:rStyle w:val="Hyperlink"/>
                <w:noProof/>
              </w:rPr>
              <w:t>4.1 Appendix A: Literature Review 1 - DBaaS</w:t>
            </w:r>
            <w:r w:rsidR="00254CD8">
              <w:rPr>
                <w:noProof/>
                <w:webHidden/>
              </w:rPr>
              <w:tab/>
            </w:r>
            <w:r w:rsidR="00254CD8">
              <w:rPr>
                <w:noProof/>
                <w:webHidden/>
              </w:rPr>
              <w:fldChar w:fldCharType="begin"/>
            </w:r>
            <w:r w:rsidR="00254CD8">
              <w:rPr>
                <w:noProof/>
                <w:webHidden/>
              </w:rPr>
              <w:instrText xml:space="preserve"> PAGEREF _Toc139391419 \h </w:instrText>
            </w:r>
            <w:r w:rsidR="00254CD8">
              <w:rPr>
                <w:noProof/>
                <w:webHidden/>
              </w:rPr>
            </w:r>
            <w:r w:rsidR="00254CD8">
              <w:rPr>
                <w:noProof/>
                <w:webHidden/>
              </w:rPr>
              <w:fldChar w:fldCharType="separate"/>
            </w:r>
            <w:r w:rsidR="00254CD8">
              <w:rPr>
                <w:noProof/>
                <w:webHidden/>
              </w:rPr>
              <w:t>27</w:t>
            </w:r>
            <w:r w:rsidR="00254CD8">
              <w:rPr>
                <w:noProof/>
                <w:webHidden/>
              </w:rPr>
              <w:fldChar w:fldCharType="end"/>
            </w:r>
          </w:hyperlink>
        </w:p>
        <w:p w14:paraId="37A109BA" w14:textId="18BFAAEF" w:rsidR="00254CD8" w:rsidRDefault="00000000">
          <w:pPr>
            <w:pStyle w:val="TOC2"/>
            <w:tabs>
              <w:tab w:val="right" w:leader="dot" w:pos="9016"/>
            </w:tabs>
            <w:rPr>
              <w:rFonts w:cstheme="minorBidi"/>
              <w:noProof/>
              <w:lang w:val="en-GB" w:eastAsia="en-GB"/>
            </w:rPr>
          </w:pPr>
          <w:hyperlink w:anchor="_Toc139391420" w:history="1">
            <w:r w:rsidR="00254CD8" w:rsidRPr="007E06AA">
              <w:rPr>
                <w:rStyle w:val="Hyperlink"/>
                <w:noProof/>
              </w:rPr>
              <w:t>4.2 Appendix B – Literature review 2: requirements and CSS</w:t>
            </w:r>
            <w:r w:rsidR="00254CD8">
              <w:rPr>
                <w:noProof/>
                <w:webHidden/>
              </w:rPr>
              <w:tab/>
            </w:r>
            <w:r w:rsidR="00254CD8">
              <w:rPr>
                <w:noProof/>
                <w:webHidden/>
              </w:rPr>
              <w:fldChar w:fldCharType="begin"/>
            </w:r>
            <w:r w:rsidR="00254CD8">
              <w:rPr>
                <w:noProof/>
                <w:webHidden/>
              </w:rPr>
              <w:instrText xml:space="preserve"> PAGEREF _Toc139391420 \h </w:instrText>
            </w:r>
            <w:r w:rsidR="00254CD8">
              <w:rPr>
                <w:noProof/>
                <w:webHidden/>
              </w:rPr>
            </w:r>
            <w:r w:rsidR="00254CD8">
              <w:rPr>
                <w:noProof/>
                <w:webHidden/>
              </w:rPr>
              <w:fldChar w:fldCharType="separate"/>
            </w:r>
            <w:r w:rsidR="00254CD8">
              <w:rPr>
                <w:noProof/>
                <w:webHidden/>
              </w:rPr>
              <w:t>30</w:t>
            </w:r>
            <w:r w:rsidR="00254CD8">
              <w:rPr>
                <w:noProof/>
                <w:webHidden/>
              </w:rPr>
              <w:fldChar w:fldCharType="end"/>
            </w:r>
          </w:hyperlink>
        </w:p>
        <w:p w14:paraId="37FEF316" w14:textId="6899ED4A" w:rsidR="00254CD8" w:rsidRDefault="00000000">
          <w:pPr>
            <w:pStyle w:val="TOC3"/>
            <w:tabs>
              <w:tab w:val="right" w:leader="dot" w:pos="9016"/>
            </w:tabs>
            <w:rPr>
              <w:rFonts w:cstheme="minorBidi"/>
              <w:noProof/>
              <w:lang w:val="en-GB" w:eastAsia="en-GB"/>
            </w:rPr>
          </w:pPr>
          <w:hyperlink w:anchor="_Toc139391421" w:history="1">
            <w:r w:rsidR="00254CD8" w:rsidRPr="007E06AA">
              <w:rPr>
                <w:rStyle w:val="Hyperlink"/>
                <w:noProof/>
              </w:rPr>
              <w:t>4.2.1 Requirements</w:t>
            </w:r>
            <w:r w:rsidR="00254CD8">
              <w:rPr>
                <w:noProof/>
                <w:webHidden/>
              </w:rPr>
              <w:tab/>
            </w:r>
            <w:r w:rsidR="00254CD8">
              <w:rPr>
                <w:noProof/>
                <w:webHidden/>
              </w:rPr>
              <w:fldChar w:fldCharType="begin"/>
            </w:r>
            <w:r w:rsidR="00254CD8">
              <w:rPr>
                <w:noProof/>
                <w:webHidden/>
              </w:rPr>
              <w:instrText xml:space="preserve"> PAGEREF _Toc139391421 \h </w:instrText>
            </w:r>
            <w:r w:rsidR="00254CD8">
              <w:rPr>
                <w:noProof/>
                <w:webHidden/>
              </w:rPr>
            </w:r>
            <w:r w:rsidR="00254CD8">
              <w:rPr>
                <w:noProof/>
                <w:webHidden/>
              </w:rPr>
              <w:fldChar w:fldCharType="separate"/>
            </w:r>
            <w:r w:rsidR="00254CD8">
              <w:rPr>
                <w:noProof/>
                <w:webHidden/>
              </w:rPr>
              <w:t>30</w:t>
            </w:r>
            <w:r w:rsidR="00254CD8">
              <w:rPr>
                <w:noProof/>
                <w:webHidden/>
              </w:rPr>
              <w:fldChar w:fldCharType="end"/>
            </w:r>
          </w:hyperlink>
        </w:p>
        <w:p w14:paraId="4AC06B55" w14:textId="6EF36199" w:rsidR="00254CD8" w:rsidRDefault="00000000">
          <w:pPr>
            <w:pStyle w:val="TOC3"/>
            <w:tabs>
              <w:tab w:val="right" w:leader="dot" w:pos="9016"/>
            </w:tabs>
            <w:rPr>
              <w:rFonts w:cstheme="minorBidi"/>
              <w:noProof/>
              <w:lang w:val="en-GB" w:eastAsia="en-GB"/>
            </w:rPr>
          </w:pPr>
          <w:hyperlink w:anchor="_Toc139391422" w:history="1">
            <w:r w:rsidR="00254CD8" w:rsidRPr="007E06AA">
              <w:rPr>
                <w:rStyle w:val="Hyperlink"/>
                <w:noProof/>
              </w:rPr>
              <w:t>4.2.3 CSS</w:t>
            </w:r>
            <w:r w:rsidR="00254CD8">
              <w:rPr>
                <w:noProof/>
                <w:webHidden/>
              </w:rPr>
              <w:tab/>
            </w:r>
            <w:r w:rsidR="00254CD8">
              <w:rPr>
                <w:noProof/>
                <w:webHidden/>
              </w:rPr>
              <w:fldChar w:fldCharType="begin"/>
            </w:r>
            <w:r w:rsidR="00254CD8">
              <w:rPr>
                <w:noProof/>
                <w:webHidden/>
              </w:rPr>
              <w:instrText xml:space="preserve"> PAGEREF _Toc139391422 \h </w:instrText>
            </w:r>
            <w:r w:rsidR="00254CD8">
              <w:rPr>
                <w:noProof/>
                <w:webHidden/>
              </w:rPr>
            </w:r>
            <w:r w:rsidR="00254CD8">
              <w:rPr>
                <w:noProof/>
                <w:webHidden/>
              </w:rPr>
              <w:fldChar w:fldCharType="separate"/>
            </w:r>
            <w:r w:rsidR="00254CD8">
              <w:rPr>
                <w:noProof/>
                <w:webHidden/>
              </w:rPr>
              <w:t>31</w:t>
            </w:r>
            <w:r w:rsidR="00254CD8">
              <w:rPr>
                <w:noProof/>
                <w:webHidden/>
              </w:rPr>
              <w:fldChar w:fldCharType="end"/>
            </w:r>
          </w:hyperlink>
        </w:p>
        <w:p w14:paraId="52E27BA3" w14:textId="4F2F6DDB" w:rsidR="00254CD8" w:rsidRDefault="00000000">
          <w:pPr>
            <w:pStyle w:val="TOC2"/>
            <w:tabs>
              <w:tab w:val="right" w:leader="dot" w:pos="9016"/>
            </w:tabs>
            <w:rPr>
              <w:rFonts w:cstheme="minorBidi"/>
              <w:noProof/>
              <w:lang w:val="en-GB" w:eastAsia="en-GB"/>
            </w:rPr>
          </w:pPr>
          <w:hyperlink w:anchor="_Toc139391423" w:history="1">
            <w:r w:rsidR="00254CD8" w:rsidRPr="007E06AA">
              <w:rPr>
                <w:rStyle w:val="Hyperlink"/>
                <w:noProof/>
              </w:rPr>
              <w:t>4.3 Appendix C – Initial user interface sketches</w:t>
            </w:r>
            <w:r w:rsidR="00254CD8">
              <w:rPr>
                <w:noProof/>
                <w:webHidden/>
              </w:rPr>
              <w:tab/>
            </w:r>
            <w:r w:rsidR="00254CD8">
              <w:rPr>
                <w:noProof/>
                <w:webHidden/>
              </w:rPr>
              <w:fldChar w:fldCharType="begin"/>
            </w:r>
            <w:r w:rsidR="00254CD8">
              <w:rPr>
                <w:noProof/>
                <w:webHidden/>
              </w:rPr>
              <w:instrText xml:space="preserve"> PAGEREF _Toc139391423 \h </w:instrText>
            </w:r>
            <w:r w:rsidR="00254CD8">
              <w:rPr>
                <w:noProof/>
                <w:webHidden/>
              </w:rPr>
            </w:r>
            <w:r w:rsidR="00254CD8">
              <w:rPr>
                <w:noProof/>
                <w:webHidden/>
              </w:rPr>
              <w:fldChar w:fldCharType="separate"/>
            </w:r>
            <w:r w:rsidR="00254CD8">
              <w:rPr>
                <w:noProof/>
                <w:webHidden/>
              </w:rPr>
              <w:t>32</w:t>
            </w:r>
            <w:r w:rsidR="00254CD8">
              <w:rPr>
                <w:noProof/>
                <w:webHidden/>
              </w:rPr>
              <w:fldChar w:fldCharType="end"/>
            </w:r>
          </w:hyperlink>
        </w:p>
        <w:p w14:paraId="55ADFB4C" w14:textId="6B054168" w:rsidR="00254CD8" w:rsidRDefault="00000000">
          <w:pPr>
            <w:pStyle w:val="TOC2"/>
            <w:tabs>
              <w:tab w:val="right" w:leader="dot" w:pos="9016"/>
            </w:tabs>
            <w:rPr>
              <w:rFonts w:cstheme="minorBidi"/>
              <w:noProof/>
              <w:lang w:val="en-GB" w:eastAsia="en-GB"/>
            </w:rPr>
          </w:pPr>
          <w:hyperlink w:anchor="_Toc139391424" w:history="1">
            <w:r w:rsidR="00254CD8" w:rsidRPr="007E06AA">
              <w:rPr>
                <w:rStyle w:val="Hyperlink"/>
                <w:noProof/>
              </w:rPr>
              <w:t>4.4 Appendix D – Requirements elicitation</w:t>
            </w:r>
            <w:r w:rsidR="00254CD8">
              <w:rPr>
                <w:noProof/>
                <w:webHidden/>
              </w:rPr>
              <w:tab/>
            </w:r>
            <w:r w:rsidR="00254CD8">
              <w:rPr>
                <w:noProof/>
                <w:webHidden/>
              </w:rPr>
              <w:fldChar w:fldCharType="begin"/>
            </w:r>
            <w:r w:rsidR="00254CD8">
              <w:rPr>
                <w:noProof/>
                <w:webHidden/>
              </w:rPr>
              <w:instrText xml:space="preserve"> PAGEREF _Toc139391424 \h </w:instrText>
            </w:r>
            <w:r w:rsidR="00254CD8">
              <w:rPr>
                <w:noProof/>
                <w:webHidden/>
              </w:rPr>
            </w:r>
            <w:r w:rsidR="00254CD8">
              <w:rPr>
                <w:noProof/>
                <w:webHidden/>
              </w:rPr>
              <w:fldChar w:fldCharType="separate"/>
            </w:r>
            <w:r w:rsidR="00254CD8">
              <w:rPr>
                <w:noProof/>
                <w:webHidden/>
              </w:rPr>
              <w:t>36</w:t>
            </w:r>
            <w:r w:rsidR="00254CD8">
              <w:rPr>
                <w:noProof/>
                <w:webHidden/>
              </w:rPr>
              <w:fldChar w:fldCharType="end"/>
            </w:r>
          </w:hyperlink>
        </w:p>
        <w:p w14:paraId="0E8E7FB5" w14:textId="35478221" w:rsidR="00254CD8" w:rsidRDefault="00000000">
          <w:pPr>
            <w:pStyle w:val="TOC2"/>
            <w:tabs>
              <w:tab w:val="right" w:leader="dot" w:pos="9016"/>
            </w:tabs>
            <w:rPr>
              <w:rFonts w:cstheme="minorBidi"/>
              <w:noProof/>
              <w:lang w:val="en-GB" w:eastAsia="en-GB"/>
            </w:rPr>
          </w:pPr>
          <w:hyperlink w:anchor="_Toc139391425" w:history="1">
            <w:r w:rsidR="00254CD8" w:rsidRPr="007E06AA">
              <w:rPr>
                <w:rStyle w:val="Hyperlink"/>
                <w:noProof/>
              </w:rPr>
              <w:t>4.5 Appendix E – User Interface design</w:t>
            </w:r>
            <w:r w:rsidR="00254CD8">
              <w:rPr>
                <w:noProof/>
                <w:webHidden/>
              </w:rPr>
              <w:tab/>
            </w:r>
            <w:r w:rsidR="00254CD8">
              <w:rPr>
                <w:noProof/>
                <w:webHidden/>
              </w:rPr>
              <w:fldChar w:fldCharType="begin"/>
            </w:r>
            <w:r w:rsidR="00254CD8">
              <w:rPr>
                <w:noProof/>
                <w:webHidden/>
              </w:rPr>
              <w:instrText xml:space="preserve"> PAGEREF _Toc139391425 \h </w:instrText>
            </w:r>
            <w:r w:rsidR="00254CD8">
              <w:rPr>
                <w:noProof/>
                <w:webHidden/>
              </w:rPr>
            </w:r>
            <w:r w:rsidR="00254CD8">
              <w:rPr>
                <w:noProof/>
                <w:webHidden/>
              </w:rPr>
              <w:fldChar w:fldCharType="separate"/>
            </w:r>
            <w:r w:rsidR="00254CD8">
              <w:rPr>
                <w:noProof/>
                <w:webHidden/>
              </w:rPr>
              <w:t>40</w:t>
            </w:r>
            <w:r w:rsidR="00254CD8">
              <w:rPr>
                <w:noProof/>
                <w:webHidden/>
              </w:rPr>
              <w:fldChar w:fldCharType="end"/>
            </w:r>
          </w:hyperlink>
        </w:p>
        <w:p w14:paraId="0BC60837" w14:textId="74FD85A7" w:rsidR="00254CD8" w:rsidRDefault="00000000">
          <w:pPr>
            <w:pStyle w:val="TOC2"/>
            <w:tabs>
              <w:tab w:val="right" w:leader="dot" w:pos="9016"/>
            </w:tabs>
            <w:rPr>
              <w:rFonts w:cstheme="minorBidi"/>
              <w:noProof/>
              <w:lang w:val="en-GB" w:eastAsia="en-GB"/>
            </w:rPr>
          </w:pPr>
          <w:hyperlink w:anchor="_Toc139391426" w:history="1">
            <w:r w:rsidR="00254CD8" w:rsidRPr="007E06AA">
              <w:rPr>
                <w:rStyle w:val="Hyperlink"/>
                <w:noProof/>
              </w:rPr>
              <w:t>4.6 Appendix F – Communication table</w:t>
            </w:r>
            <w:r w:rsidR="00254CD8">
              <w:rPr>
                <w:noProof/>
                <w:webHidden/>
              </w:rPr>
              <w:tab/>
            </w:r>
            <w:r w:rsidR="00254CD8">
              <w:rPr>
                <w:noProof/>
                <w:webHidden/>
              </w:rPr>
              <w:fldChar w:fldCharType="begin"/>
            </w:r>
            <w:r w:rsidR="00254CD8">
              <w:rPr>
                <w:noProof/>
                <w:webHidden/>
              </w:rPr>
              <w:instrText xml:space="preserve"> PAGEREF _Toc139391426 \h </w:instrText>
            </w:r>
            <w:r w:rsidR="00254CD8">
              <w:rPr>
                <w:noProof/>
                <w:webHidden/>
              </w:rPr>
            </w:r>
            <w:r w:rsidR="00254CD8">
              <w:rPr>
                <w:noProof/>
                <w:webHidden/>
              </w:rPr>
              <w:fldChar w:fldCharType="separate"/>
            </w:r>
            <w:r w:rsidR="00254CD8">
              <w:rPr>
                <w:noProof/>
                <w:webHidden/>
              </w:rPr>
              <w:t>44</w:t>
            </w:r>
            <w:r w:rsidR="00254CD8">
              <w:rPr>
                <w:noProof/>
                <w:webHidden/>
              </w:rPr>
              <w:fldChar w:fldCharType="end"/>
            </w:r>
          </w:hyperlink>
        </w:p>
        <w:p w14:paraId="4735E811" w14:textId="65E692AA" w:rsidR="00254CD8" w:rsidRDefault="00000000">
          <w:pPr>
            <w:pStyle w:val="TOC2"/>
            <w:tabs>
              <w:tab w:val="right" w:leader="dot" w:pos="9016"/>
            </w:tabs>
            <w:rPr>
              <w:rFonts w:cstheme="minorBidi"/>
              <w:noProof/>
              <w:lang w:val="en-GB" w:eastAsia="en-GB"/>
            </w:rPr>
          </w:pPr>
          <w:hyperlink w:anchor="_Toc139391427" w:history="1">
            <w:r w:rsidR="00254CD8" w:rsidRPr="007E06AA">
              <w:rPr>
                <w:rStyle w:val="Hyperlink"/>
                <w:noProof/>
              </w:rPr>
              <w:t>4.7 Appendix G – Resources list</w:t>
            </w:r>
            <w:r w:rsidR="00254CD8">
              <w:rPr>
                <w:noProof/>
                <w:webHidden/>
              </w:rPr>
              <w:tab/>
            </w:r>
            <w:r w:rsidR="00254CD8">
              <w:rPr>
                <w:noProof/>
                <w:webHidden/>
              </w:rPr>
              <w:fldChar w:fldCharType="begin"/>
            </w:r>
            <w:r w:rsidR="00254CD8">
              <w:rPr>
                <w:noProof/>
                <w:webHidden/>
              </w:rPr>
              <w:instrText xml:space="preserve"> PAGEREF _Toc139391427 \h </w:instrText>
            </w:r>
            <w:r w:rsidR="00254CD8">
              <w:rPr>
                <w:noProof/>
                <w:webHidden/>
              </w:rPr>
            </w:r>
            <w:r w:rsidR="00254CD8">
              <w:rPr>
                <w:noProof/>
                <w:webHidden/>
              </w:rPr>
              <w:fldChar w:fldCharType="separate"/>
            </w:r>
            <w:r w:rsidR="00254CD8">
              <w:rPr>
                <w:noProof/>
                <w:webHidden/>
              </w:rPr>
              <w:t>45</w:t>
            </w:r>
            <w:r w:rsidR="00254CD8">
              <w:rPr>
                <w:noProof/>
                <w:webHidden/>
              </w:rPr>
              <w:fldChar w:fldCharType="end"/>
            </w:r>
          </w:hyperlink>
        </w:p>
        <w:p w14:paraId="7A14B5F4" w14:textId="3AC3DF66" w:rsidR="00254CD8" w:rsidRDefault="00000000">
          <w:pPr>
            <w:pStyle w:val="TOC2"/>
            <w:tabs>
              <w:tab w:val="right" w:leader="dot" w:pos="9016"/>
            </w:tabs>
            <w:rPr>
              <w:rFonts w:cstheme="minorBidi"/>
              <w:noProof/>
              <w:lang w:val="en-GB" w:eastAsia="en-GB"/>
            </w:rPr>
          </w:pPr>
          <w:hyperlink w:anchor="_Toc139391428" w:history="1">
            <w:r w:rsidR="00254CD8" w:rsidRPr="007E06AA">
              <w:rPr>
                <w:rStyle w:val="Hyperlink"/>
                <w:noProof/>
              </w:rPr>
              <w:t>4.8 Appendix H – Mitigating actions for identified risks</w:t>
            </w:r>
            <w:r w:rsidR="00254CD8">
              <w:rPr>
                <w:noProof/>
                <w:webHidden/>
              </w:rPr>
              <w:tab/>
            </w:r>
            <w:r w:rsidR="00254CD8">
              <w:rPr>
                <w:noProof/>
                <w:webHidden/>
              </w:rPr>
              <w:fldChar w:fldCharType="begin"/>
            </w:r>
            <w:r w:rsidR="00254CD8">
              <w:rPr>
                <w:noProof/>
                <w:webHidden/>
              </w:rPr>
              <w:instrText xml:space="preserve"> PAGEREF _Toc139391428 \h </w:instrText>
            </w:r>
            <w:r w:rsidR="00254CD8">
              <w:rPr>
                <w:noProof/>
                <w:webHidden/>
              </w:rPr>
            </w:r>
            <w:r w:rsidR="00254CD8">
              <w:rPr>
                <w:noProof/>
                <w:webHidden/>
              </w:rPr>
              <w:fldChar w:fldCharType="separate"/>
            </w:r>
            <w:r w:rsidR="00254CD8">
              <w:rPr>
                <w:noProof/>
                <w:webHidden/>
              </w:rPr>
              <w:t>46</w:t>
            </w:r>
            <w:r w:rsidR="00254CD8">
              <w:rPr>
                <w:noProof/>
                <w:webHidden/>
              </w:rPr>
              <w:fldChar w:fldCharType="end"/>
            </w:r>
          </w:hyperlink>
        </w:p>
        <w:p w14:paraId="0795536C" w14:textId="70E8CF68" w:rsidR="00254CD8" w:rsidRDefault="00000000">
          <w:pPr>
            <w:pStyle w:val="TOC2"/>
            <w:tabs>
              <w:tab w:val="right" w:leader="dot" w:pos="9016"/>
            </w:tabs>
            <w:rPr>
              <w:rFonts w:cstheme="minorBidi"/>
              <w:noProof/>
              <w:lang w:val="en-GB" w:eastAsia="en-GB"/>
            </w:rPr>
          </w:pPr>
          <w:hyperlink w:anchor="_Toc139391429" w:history="1">
            <w:r w:rsidR="00254CD8" w:rsidRPr="007E06AA">
              <w:rPr>
                <w:rStyle w:val="Hyperlink"/>
                <w:noProof/>
              </w:rPr>
              <w:t>4.9 Appendix I: Questionnaire</w:t>
            </w:r>
            <w:r w:rsidR="00254CD8">
              <w:rPr>
                <w:noProof/>
                <w:webHidden/>
              </w:rPr>
              <w:tab/>
            </w:r>
            <w:r w:rsidR="00254CD8">
              <w:rPr>
                <w:noProof/>
                <w:webHidden/>
              </w:rPr>
              <w:fldChar w:fldCharType="begin"/>
            </w:r>
            <w:r w:rsidR="00254CD8">
              <w:rPr>
                <w:noProof/>
                <w:webHidden/>
              </w:rPr>
              <w:instrText xml:space="preserve"> PAGEREF _Toc139391429 \h </w:instrText>
            </w:r>
            <w:r w:rsidR="00254CD8">
              <w:rPr>
                <w:noProof/>
                <w:webHidden/>
              </w:rPr>
            </w:r>
            <w:r w:rsidR="00254CD8">
              <w:rPr>
                <w:noProof/>
                <w:webHidden/>
              </w:rPr>
              <w:fldChar w:fldCharType="separate"/>
            </w:r>
            <w:r w:rsidR="00254CD8">
              <w:rPr>
                <w:noProof/>
                <w:webHidden/>
              </w:rPr>
              <w:t>48</w:t>
            </w:r>
            <w:r w:rsidR="00254CD8">
              <w:rPr>
                <w:noProof/>
                <w:webHidden/>
              </w:rPr>
              <w:fldChar w:fldCharType="end"/>
            </w:r>
          </w:hyperlink>
        </w:p>
        <w:p w14:paraId="06ADFA6E" w14:textId="43728087" w:rsidR="00254CD8" w:rsidRDefault="00000000">
          <w:pPr>
            <w:pStyle w:val="TOC2"/>
            <w:tabs>
              <w:tab w:val="right" w:leader="dot" w:pos="9016"/>
            </w:tabs>
            <w:rPr>
              <w:rFonts w:cstheme="minorBidi"/>
              <w:noProof/>
              <w:lang w:val="en-GB" w:eastAsia="en-GB"/>
            </w:rPr>
          </w:pPr>
          <w:hyperlink w:anchor="_Toc139391430" w:history="1">
            <w:r w:rsidR="00254CD8" w:rsidRPr="007E06AA">
              <w:rPr>
                <w:rStyle w:val="Hyperlink"/>
                <w:noProof/>
              </w:rPr>
              <w:t>4.10 Appendix J: Consent form</w:t>
            </w:r>
            <w:r w:rsidR="00254CD8">
              <w:rPr>
                <w:noProof/>
                <w:webHidden/>
              </w:rPr>
              <w:tab/>
            </w:r>
            <w:r w:rsidR="00254CD8">
              <w:rPr>
                <w:noProof/>
                <w:webHidden/>
              </w:rPr>
              <w:fldChar w:fldCharType="begin"/>
            </w:r>
            <w:r w:rsidR="00254CD8">
              <w:rPr>
                <w:noProof/>
                <w:webHidden/>
              </w:rPr>
              <w:instrText xml:space="preserve"> PAGEREF _Toc139391430 \h </w:instrText>
            </w:r>
            <w:r w:rsidR="00254CD8">
              <w:rPr>
                <w:noProof/>
                <w:webHidden/>
              </w:rPr>
            </w:r>
            <w:r w:rsidR="00254CD8">
              <w:rPr>
                <w:noProof/>
                <w:webHidden/>
              </w:rPr>
              <w:fldChar w:fldCharType="separate"/>
            </w:r>
            <w:r w:rsidR="00254CD8">
              <w:rPr>
                <w:noProof/>
                <w:webHidden/>
              </w:rPr>
              <w:t>52</w:t>
            </w:r>
            <w:r w:rsidR="00254CD8">
              <w:rPr>
                <w:noProof/>
                <w:webHidden/>
              </w:rPr>
              <w:fldChar w:fldCharType="end"/>
            </w:r>
          </w:hyperlink>
        </w:p>
        <w:p w14:paraId="5B6CF72C" w14:textId="05721200" w:rsidR="00254CD8" w:rsidRDefault="00000000">
          <w:pPr>
            <w:pStyle w:val="TOC2"/>
            <w:tabs>
              <w:tab w:val="right" w:leader="dot" w:pos="9016"/>
            </w:tabs>
            <w:rPr>
              <w:rFonts w:cstheme="minorBidi"/>
              <w:noProof/>
              <w:lang w:val="en-GB" w:eastAsia="en-GB"/>
            </w:rPr>
          </w:pPr>
          <w:hyperlink w:anchor="_Toc139391431" w:history="1">
            <w:r w:rsidR="00254CD8" w:rsidRPr="007E06AA">
              <w:rPr>
                <w:rStyle w:val="Hyperlink"/>
                <w:noProof/>
              </w:rPr>
              <w:t>4.11 Appendix K: Participant information sheet</w:t>
            </w:r>
            <w:r w:rsidR="00254CD8">
              <w:rPr>
                <w:noProof/>
                <w:webHidden/>
              </w:rPr>
              <w:tab/>
            </w:r>
            <w:r w:rsidR="00254CD8">
              <w:rPr>
                <w:noProof/>
                <w:webHidden/>
              </w:rPr>
              <w:fldChar w:fldCharType="begin"/>
            </w:r>
            <w:r w:rsidR="00254CD8">
              <w:rPr>
                <w:noProof/>
                <w:webHidden/>
              </w:rPr>
              <w:instrText xml:space="preserve"> PAGEREF _Toc139391431 \h </w:instrText>
            </w:r>
            <w:r w:rsidR="00254CD8">
              <w:rPr>
                <w:noProof/>
                <w:webHidden/>
              </w:rPr>
            </w:r>
            <w:r w:rsidR="00254CD8">
              <w:rPr>
                <w:noProof/>
                <w:webHidden/>
              </w:rPr>
              <w:fldChar w:fldCharType="separate"/>
            </w:r>
            <w:r w:rsidR="00254CD8">
              <w:rPr>
                <w:noProof/>
                <w:webHidden/>
              </w:rPr>
              <w:t>57</w:t>
            </w:r>
            <w:r w:rsidR="00254CD8">
              <w:rPr>
                <w:noProof/>
                <w:webHidden/>
              </w:rPr>
              <w:fldChar w:fldCharType="end"/>
            </w:r>
          </w:hyperlink>
        </w:p>
        <w:p w14:paraId="5FBA91B0" w14:textId="7E532913" w:rsidR="00080865" w:rsidRDefault="000C71ED">
          <w:r>
            <w:rPr>
              <w:b/>
              <w:bCs/>
              <w:noProof/>
            </w:rPr>
            <w:fldChar w:fldCharType="end"/>
          </w:r>
        </w:p>
      </w:sdtContent>
    </w:sdt>
    <w:p w14:paraId="5525517A" w14:textId="13B38FFD" w:rsidR="00FA2D73" w:rsidRDefault="00FA2D73">
      <w:pPr>
        <w:rPr>
          <w:color w:val="000000" w:themeColor="text1"/>
        </w:rPr>
      </w:pPr>
    </w:p>
    <w:p w14:paraId="6AA78824" w14:textId="381EC5DD" w:rsidR="00FA2D73" w:rsidRDefault="00FA2D73">
      <w:pPr>
        <w:rPr>
          <w:color w:val="000000" w:themeColor="text1"/>
        </w:rPr>
      </w:pPr>
    </w:p>
    <w:p w14:paraId="0F9981A2" w14:textId="0F0EEF3C" w:rsidR="00FA2D73" w:rsidRDefault="00FA2D73">
      <w:pPr>
        <w:rPr>
          <w:color w:val="000000" w:themeColor="text1"/>
        </w:rPr>
      </w:pPr>
    </w:p>
    <w:p w14:paraId="4AFC79EF" w14:textId="52DE94F3" w:rsidR="00FA2D73" w:rsidRDefault="00FA2D73">
      <w:pPr>
        <w:rPr>
          <w:color w:val="000000" w:themeColor="text1"/>
        </w:rPr>
      </w:pPr>
    </w:p>
    <w:p w14:paraId="400500EC" w14:textId="1B0144FD" w:rsidR="00FA2D73" w:rsidRDefault="00FA2D73">
      <w:pPr>
        <w:rPr>
          <w:color w:val="000000" w:themeColor="text1"/>
        </w:rPr>
      </w:pPr>
    </w:p>
    <w:p w14:paraId="1AC05CED" w14:textId="60B9C0B8" w:rsidR="00FA2D73" w:rsidRDefault="00FA2D73">
      <w:pPr>
        <w:rPr>
          <w:color w:val="000000" w:themeColor="text1"/>
        </w:rPr>
      </w:pPr>
    </w:p>
    <w:p w14:paraId="51233DC4" w14:textId="500569C2" w:rsidR="00FA2D73" w:rsidRDefault="00FA2D73">
      <w:pPr>
        <w:rPr>
          <w:color w:val="000000" w:themeColor="text1"/>
        </w:rPr>
      </w:pPr>
    </w:p>
    <w:p w14:paraId="7AB72458" w14:textId="5EFA413F" w:rsidR="00FA2D73" w:rsidRDefault="00FA2D73">
      <w:pPr>
        <w:rPr>
          <w:color w:val="000000" w:themeColor="text1"/>
        </w:rPr>
      </w:pPr>
    </w:p>
    <w:p w14:paraId="41A602B3" w14:textId="18C26DB0" w:rsidR="00FA2D73" w:rsidRDefault="00FA2D73">
      <w:pPr>
        <w:rPr>
          <w:color w:val="000000" w:themeColor="text1"/>
        </w:rPr>
      </w:pPr>
    </w:p>
    <w:p w14:paraId="75F6B88C" w14:textId="1512DB3B" w:rsidR="00FA2D73" w:rsidRDefault="00FA2D73">
      <w:pPr>
        <w:rPr>
          <w:color w:val="000000" w:themeColor="text1"/>
        </w:rPr>
      </w:pPr>
    </w:p>
    <w:p w14:paraId="0F713064" w14:textId="045A2A86" w:rsidR="00FA2D73" w:rsidRDefault="00FA2D73">
      <w:pPr>
        <w:rPr>
          <w:color w:val="000000" w:themeColor="text1"/>
        </w:rPr>
      </w:pPr>
    </w:p>
    <w:p w14:paraId="121E0104" w14:textId="2419C1FC" w:rsidR="00FA2D73" w:rsidRDefault="00FA2D73">
      <w:pPr>
        <w:rPr>
          <w:color w:val="000000" w:themeColor="text1"/>
        </w:rPr>
      </w:pPr>
    </w:p>
    <w:p w14:paraId="0B33979F" w14:textId="554C75A5" w:rsidR="00FA2D73" w:rsidRDefault="00FA2D73">
      <w:pPr>
        <w:rPr>
          <w:color w:val="000000" w:themeColor="text1"/>
        </w:rPr>
      </w:pPr>
    </w:p>
    <w:p w14:paraId="714A0E55" w14:textId="4114D973" w:rsidR="00FA2D73" w:rsidRDefault="00FA2D73">
      <w:pPr>
        <w:rPr>
          <w:color w:val="000000" w:themeColor="text1"/>
        </w:rPr>
      </w:pPr>
    </w:p>
    <w:p w14:paraId="57E6F34F" w14:textId="5210F211" w:rsidR="00FA2D73" w:rsidRDefault="00FA2D73">
      <w:pPr>
        <w:rPr>
          <w:color w:val="000000" w:themeColor="text1"/>
        </w:rPr>
      </w:pPr>
    </w:p>
    <w:p w14:paraId="6F23643E" w14:textId="3BC99835" w:rsidR="00FA2D73" w:rsidRDefault="00FA2D73">
      <w:pPr>
        <w:rPr>
          <w:color w:val="000000" w:themeColor="text1"/>
        </w:rPr>
      </w:pPr>
    </w:p>
    <w:p w14:paraId="3FE1027E" w14:textId="3629826D" w:rsidR="00FA2D73" w:rsidRDefault="00FA2D73">
      <w:pPr>
        <w:rPr>
          <w:color w:val="000000" w:themeColor="text1"/>
        </w:rPr>
      </w:pPr>
    </w:p>
    <w:p w14:paraId="717D6397" w14:textId="72628972" w:rsidR="00FA2D73" w:rsidRDefault="00FA2D73">
      <w:pPr>
        <w:rPr>
          <w:color w:val="000000" w:themeColor="text1"/>
        </w:rPr>
      </w:pPr>
    </w:p>
    <w:p w14:paraId="493FC257" w14:textId="2E0F5B0C" w:rsidR="00FA2D73" w:rsidRDefault="00FA2D73">
      <w:pPr>
        <w:rPr>
          <w:color w:val="000000" w:themeColor="text1"/>
        </w:rPr>
      </w:pPr>
    </w:p>
    <w:p w14:paraId="1E24B43A" w14:textId="0122D8E2" w:rsidR="00FA2D73" w:rsidRDefault="00FA2D73">
      <w:pPr>
        <w:rPr>
          <w:color w:val="000000" w:themeColor="text1"/>
        </w:rPr>
      </w:pPr>
    </w:p>
    <w:p w14:paraId="30E71857" w14:textId="2C9D8AF7" w:rsidR="00FA2D73" w:rsidRDefault="00FA2D73">
      <w:pPr>
        <w:rPr>
          <w:color w:val="000000" w:themeColor="text1"/>
        </w:rPr>
      </w:pPr>
    </w:p>
    <w:p w14:paraId="32E8DE0A" w14:textId="2A9AFF96" w:rsidR="00FA2D73" w:rsidRDefault="00FA2D73">
      <w:pPr>
        <w:rPr>
          <w:color w:val="000000" w:themeColor="text1"/>
        </w:rPr>
      </w:pPr>
    </w:p>
    <w:p w14:paraId="174BE670" w14:textId="55D416B6" w:rsidR="00FA2D73" w:rsidRDefault="00FA2D73">
      <w:pPr>
        <w:rPr>
          <w:color w:val="000000" w:themeColor="text1"/>
        </w:rPr>
      </w:pPr>
    </w:p>
    <w:p w14:paraId="3783A3B1" w14:textId="339E2605" w:rsidR="00F43DD9" w:rsidRPr="00F07F0A" w:rsidRDefault="00F07F0A">
      <w:pPr>
        <w:rPr>
          <w:color w:val="00B050"/>
        </w:rPr>
      </w:pPr>
      <w:r w:rsidRPr="00F07F0A">
        <w:rPr>
          <w:color w:val="00B050"/>
        </w:rPr>
        <w:lastRenderedPageBreak/>
        <w:t xml:space="preserve">Note: Annotations in green will indicate which sections are new, </w:t>
      </w:r>
      <w:r w:rsidR="00E260E3" w:rsidRPr="00F07F0A">
        <w:rPr>
          <w:color w:val="00B050"/>
        </w:rPr>
        <w:t>updated,</w:t>
      </w:r>
      <w:r w:rsidRPr="00F07F0A">
        <w:rPr>
          <w:color w:val="00B050"/>
        </w:rPr>
        <w:t xml:space="preserve"> or unchanged from previous TMAs</w:t>
      </w:r>
      <w:r>
        <w:rPr>
          <w:color w:val="00B050"/>
        </w:rPr>
        <w:t xml:space="preserve"> for the benefit of the marker</w:t>
      </w:r>
      <w:r w:rsidRPr="00F07F0A">
        <w:rPr>
          <w:color w:val="00B050"/>
        </w:rPr>
        <w:t>.</w:t>
      </w:r>
    </w:p>
    <w:p w14:paraId="0E8B1728" w14:textId="45A12390" w:rsidR="00080865" w:rsidRDefault="007A1C37" w:rsidP="00F5468C">
      <w:pPr>
        <w:pStyle w:val="Heading1"/>
      </w:pPr>
      <w:bookmarkStart w:id="0" w:name="_Toc139391390"/>
      <w:r>
        <w:t xml:space="preserve">1. </w:t>
      </w:r>
      <w:r w:rsidR="00CD2417">
        <w:t>Draft Project Report</w:t>
      </w:r>
      <w:bookmarkEnd w:id="0"/>
    </w:p>
    <w:p w14:paraId="589F58BB" w14:textId="3285A212" w:rsidR="00F43DD9" w:rsidRDefault="00E84199" w:rsidP="00351972">
      <w:pPr>
        <w:pStyle w:val="Heading2"/>
      </w:pPr>
      <w:bookmarkStart w:id="1" w:name="_Toc139391391"/>
      <w:r>
        <w:t xml:space="preserve">1.1 </w:t>
      </w:r>
      <w:r w:rsidR="00CD2417">
        <w:t>Problem description</w:t>
      </w:r>
      <w:bookmarkEnd w:id="1"/>
    </w:p>
    <w:p w14:paraId="4A177B51" w14:textId="743F9305" w:rsidR="00351972" w:rsidRDefault="00351972" w:rsidP="00351972">
      <w:pPr>
        <w:pStyle w:val="Heading3"/>
      </w:pPr>
      <w:bookmarkStart w:id="2" w:name="_Toc139391392"/>
      <w:r>
        <w:t>1.1.1 Title</w:t>
      </w:r>
      <w:bookmarkEnd w:id="2"/>
    </w:p>
    <w:p w14:paraId="10E40ADA" w14:textId="7C2BDBBF" w:rsidR="00E260E3" w:rsidRPr="00E260E3" w:rsidRDefault="00E260E3" w:rsidP="004863F1">
      <w:pPr>
        <w:rPr>
          <w:color w:val="00B050"/>
        </w:rPr>
      </w:pPr>
      <w:r w:rsidRPr="00E260E3">
        <w:rPr>
          <w:color w:val="00B050"/>
        </w:rPr>
        <w:t>(Note: Unchanged)</w:t>
      </w:r>
    </w:p>
    <w:p w14:paraId="425F9DAE" w14:textId="353016B6" w:rsidR="004863F1" w:rsidRDefault="004863F1" w:rsidP="004863F1">
      <w:r>
        <w:t>The design of a web application to act as a hub of services for the transgender community in Liverpool</w:t>
      </w:r>
    </w:p>
    <w:p w14:paraId="4A080ADC" w14:textId="6CDCF8BE" w:rsidR="00351972" w:rsidRDefault="00351972" w:rsidP="00351972">
      <w:pPr>
        <w:pStyle w:val="Heading3"/>
      </w:pPr>
      <w:bookmarkStart w:id="3" w:name="_Toc139391393"/>
      <w:r>
        <w:t xml:space="preserve">1.1.2 </w:t>
      </w:r>
      <w:r w:rsidR="00CD2417">
        <w:t>D</w:t>
      </w:r>
      <w:r>
        <w:t>escription</w:t>
      </w:r>
      <w:bookmarkEnd w:id="3"/>
    </w:p>
    <w:p w14:paraId="5CD832BC" w14:textId="26E00138" w:rsidR="00E260E3" w:rsidRPr="00E260E3" w:rsidRDefault="00E260E3" w:rsidP="004863F1">
      <w:pPr>
        <w:rPr>
          <w:color w:val="00B050"/>
        </w:rPr>
      </w:pPr>
      <w:r w:rsidRPr="00E260E3">
        <w:rPr>
          <w:color w:val="00B050"/>
        </w:rPr>
        <w:t>(Note: updated</w:t>
      </w:r>
      <w:r w:rsidR="00D632DD">
        <w:rPr>
          <w:color w:val="00B050"/>
        </w:rPr>
        <w:t>, a little rewording, a citation added and updates due to changes to the app</w:t>
      </w:r>
      <w:r w:rsidRPr="00E260E3">
        <w:rPr>
          <w:color w:val="00B050"/>
        </w:rPr>
        <w:t>)</w:t>
      </w:r>
    </w:p>
    <w:p w14:paraId="6C00FD10" w14:textId="45F82CB7" w:rsidR="004863F1" w:rsidRDefault="004863F1" w:rsidP="004863F1">
      <w:r>
        <w:t>There are many vital services available to the transgender community in Liverpool, but it can be a challenge to find them. This is particularly the case for new members of the community who may be in a vulnerable situation, as the point of coming out is a huge life change that may be accompanied by mental health issues and the loss of relationships. This is compounded by transgender healthcare facing profound ignorance (and in some cases outright bigotry) from many GPs, who may attempt to block or delay attempts at medical transition, alongside extreme waiting lists for appointments at Gender Identity Clinics</w:t>
      </w:r>
      <w:r w:rsidR="00591A70">
        <w:t xml:space="preserve"> </w:t>
      </w:r>
      <w:r w:rsidR="00591A70" w:rsidRPr="00591A70">
        <w:rPr>
          <w:color w:val="00B050"/>
        </w:rPr>
        <w:t>(McAuley, 2022)</w:t>
      </w:r>
      <w:r w:rsidRPr="00591A70">
        <w:rPr>
          <w:color w:val="00B050"/>
        </w:rPr>
        <w:t>.</w:t>
      </w:r>
    </w:p>
    <w:p w14:paraId="7CF9360F" w14:textId="4C001A00" w:rsidR="004863F1" w:rsidRDefault="004863F1" w:rsidP="004863F1">
      <w:r>
        <w:t>The trans community attempts to solve these issues in numerous ways, mostly informal (</w:t>
      </w:r>
      <w:proofErr w:type="gramStart"/>
      <w:r>
        <w:t>e.g.</w:t>
      </w:r>
      <w:proofErr w:type="gramEnd"/>
      <w:r>
        <w:t xml:space="preserve"> by word of mouth in group chats), but two more formal ways are the Liverpool Trans Wiki </w:t>
      </w:r>
      <w:r w:rsidR="0069467D">
        <w:t>(</w:t>
      </w:r>
      <w:proofErr w:type="spellStart"/>
      <w:r w:rsidR="0069467D">
        <w:t>TransLiverpool</w:t>
      </w:r>
      <w:proofErr w:type="spellEnd"/>
      <w:r w:rsidR="0069467D">
        <w:t xml:space="preserve"> Wiki, 2023) </w:t>
      </w:r>
      <w:r>
        <w:t>which catalogues and comments on many services that are available; and the Spirit Level peer support group which invites in guests from services to explain what they offer to the community. The proposed web app will seek to build on these solutions and incorporate this specialist knowledge into it.</w:t>
      </w:r>
    </w:p>
    <w:p w14:paraId="1826515F" w14:textId="1FF7CCA1" w:rsidR="00351972" w:rsidRDefault="00964EA9" w:rsidP="00F43DD9">
      <w:r>
        <w:t>The web app will be usable on web browsers and on mobile devices using HTML, CSS, and JavaScript</w:t>
      </w:r>
      <w:r w:rsidR="008E23ED">
        <w:t xml:space="preserve"> and will utilize</w:t>
      </w:r>
      <w:r w:rsidR="00FD28C6">
        <w:t xml:space="preserve"> </w:t>
      </w:r>
      <w:r w:rsidR="00FD28C6" w:rsidRPr="00143A61">
        <w:rPr>
          <w:color w:val="00B050"/>
        </w:rPr>
        <w:t>an</w:t>
      </w:r>
      <w:r w:rsidR="008E23ED" w:rsidRPr="00143A61">
        <w:rPr>
          <w:color w:val="00B050"/>
        </w:rPr>
        <w:t xml:space="preserve"> </w:t>
      </w:r>
      <w:r w:rsidR="00FD28C6" w:rsidRPr="00143A61">
        <w:rPr>
          <w:color w:val="00B050"/>
        </w:rPr>
        <w:t>AWS DynamoDB table as a database</w:t>
      </w:r>
      <w:r w:rsidR="00D65B8B">
        <w:t xml:space="preserve">, consisting </w:t>
      </w:r>
      <w:r w:rsidR="00C701D8">
        <w:t>of several pages</w:t>
      </w:r>
      <w:r w:rsidR="00D65B8B">
        <w:t>.</w:t>
      </w:r>
      <w:r w:rsidR="00C701D8">
        <w:t xml:space="preserve"> </w:t>
      </w:r>
      <w:r w:rsidR="00D65B8B">
        <w:t>Firstly,</w:t>
      </w:r>
      <w:r w:rsidR="00C701D8">
        <w:t xml:space="preserve"> a page that contains a map which displays services on it</w:t>
      </w:r>
      <w:r w:rsidR="00D65B8B">
        <w:t>, which</w:t>
      </w:r>
      <w:r w:rsidR="00C701D8">
        <w:t xml:space="preserve"> will be filterable by type (</w:t>
      </w:r>
      <w:proofErr w:type="gramStart"/>
      <w:r w:rsidR="00C701D8">
        <w:t>e.g.</w:t>
      </w:r>
      <w:proofErr w:type="gramEnd"/>
      <w:r w:rsidR="00C701D8">
        <w:t xml:space="preserve"> mental health</w:t>
      </w:r>
      <w:r w:rsidR="00123806">
        <w:t xml:space="preserve"> or peer support) and when a service is selected</w:t>
      </w:r>
      <w:r w:rsidR="00A70317">
        <w:t xml:space="preserve"> more information and contact details will be provided</w:t>
      </w:r>
      <w:r w:rsidR="00FD28C6">
        <w:t>.</w:t>
      </w:r>
      <w:r w:rsidR="00143A61">
        <w:t xml:space="preserve"> </w:t>
      </w:r>
      <w:r w:rsidR="00143A61" w:rsidRPr="00143A61">
        <w:rPr>
          <w:color w:val="00B050"/>
        </w:rPr>
        <w:t>(Note: sentence removed RE</w:t>
      </w:r>
      <w:r w:rsidR="00143A61">
        <w:rPr>
          <w:color w:val="00B050"/>
        </w:rPr>
        <w:t xml:space="preserve"> providing</w:t>
      </w:r>
      <w:r w:rsidR="00143A61" w:rsidRPr="00143A61">
        <w:rPr>
          <w:color w:val="00B050"/>
        </w:rPr>
        <w:t xml:space="preserve"> directions on the map)</w:t>
      </w:r>
      <w:r w:rsidR="00FD28C6" w:rsidRPr="00143A61">
        <w:rPr>
          <w:color w:val="00B050"/>
        </w:rPr>
        <w:t xml:space="preserve"> </w:t>
      </w:r>
      <w:r w:rsidR="00A70317">
        <w:t xml:space="preserve">Another page will contain a search </w:t>
      </w:r>
      <w:r w:rsidR="00D65B8B">
        <w:t>function</w:t>
      </w:r>
      <w:r w:rsidR="00A70317">
        <w:t xml:space="preserve"> for a database which will return</w:t>
      </w:r>
      <w:r w:rsidR="0071556E">
        <w:t xml:space="preserve"> services based on user queries. There will also be a page that will contain an </w:t>
      </w:r>
      <w:r w:rsidR="0027771D">
        <w:t xml:space="preserve">events calendar. </w:t>
      </w:r>
      <w:r w:rsidR="0027771D" w:rsidRPr="00FD28C6">
        <w:t xml:space="preserve">The app will be designed such that information will be one way, </w:t>
      </w:r>
      <w:r w:rsidR="001670FF" w:rsidRPr="00FD28C6">
        <w:t>to</w:t>
      </w:r>
      <w:r w:rsidR="0027771D" w:rsidRPr="00FD28C6">
        <w:t xml:space="preserve"> protect the user’s privacy</w:t>
      </w:r>
      <w:r w:rsidR="001670FF" w:rsidRPr="00FD28C6">
        <w:t xml:space="preserve"> and limit the amount of sensitive data stored by the app.</w:t>
      </w:r>
      <w:r w:rsidR="001670FF" w:rsidRPr="007D1C5A">
        <w:rPr>
          <w:color w:val="FF0000"/>
        </w:rPr>
        <w:t xml:space="preserve"> </w:t>
      </w:r>
      <w:r w:rsidR="001670FF">
        <w:t>Ethical considerations are vital for the project, since some users may not wish to be open about their trans identity and therefore would need to conceal their use of the app. This must be at the forefront of the final product to reassure users that their identity is safe.</w:t>
      </w:r>
    </w:p>
    <w:p w14:paraId="4B436EFF" w14:textId="077A393B" w:rsidR="005E7912" w:rsidRDefault="004C005F" w:rsidP="008800BC">
      <w:r>
        <w:t>The requirements elicitation will also explore another feature, a map which displays the location of gender-neutral toilets at businesses such as cafes, restaurants, and pubs. However, this will be considered for further work beyond this project and will be considered out of scope to keep the amount of development to an achievable level.</w:t>
      </w:r>
      <w:r w:rsidR="00C86DCA">
        <w:t xml:space="preserve"> </w:t>
      </w:r>
      <w:r>
        <w:t xml:space="preserve">The scope of the project is </w:t>
      </w:r>
      <w:r w:rsidR="00C86DCA">
        <w:t>for</w:t>
      </w:r>
      <w:r>
        <w:t xml:space="preserve"> services in Liverpool</w:t>
      </w:r>
      <w:r w:rsidR="00C86DCA">
        <w:t xml:space="preserve"> &amp; Merseyside</w:t>
      </w:r>
      <w:r>
        <w:t xml:space="preserve"> due to the ability to engage with services and their users directly and due to already existing knowledge. However, if successful the app could be expanded to cover the whole of the UK, it would be a matter of gathering the data rather than any technical challenges.</w:t>
      </w:r>
      <w:r w:rsidR="00C86DCA">
        <w:t xml:space="preserve"> </w:t>
      </w:r>
      <w:r w:rsidR="00D632DD">
        <w:t>O</w:t>
      </w:r>
      <w:r w:rsidR="0070466E">
        <w:t>nline only services</w:t>
      </w:r>
      <w:r w:rsidR="00692EE3">
        <w:t xml:space="preserve"> that have no physical footprint in Liverpool &amp; Merseyside</w:t>
      </w:r>
      <w:r w:rsidR="00D632DD">
        <w:t xml:space="preserve"> </w:t>
      </w:r>
      <w:r w:rsidR="00D632DD" w:rsidRPr="00D632DD">
        <w:rPr>
          <w:color w:val="00B050"/>
        </w:rPr>
        <w:t>would also be out of scope</w:t>
      </w:r>
      <w:r w:rsidR="00D632DD">
        <w:t>, though</w:t>
      </w:r>
      <w:r w:rsidR="00692EE3">
        <w:t xml:space="preserve"> some of these may be included in an ‘important links’ page but not as part of the core services covered by </w:t>
      </w:r>
      <w:r w:rsidR="00692EE3">
        <w:lastRenderedPageBreak/>
        <w:t>the app.</w:t>
      </w:r>
      <w:r w:rsidR="0069467D">
        <w:t xml:space="preserve"> The scope of the services included is that they must offer something specific to the trans community, rather than broader services (</w:t>
      </w:r>
      <w:proofErr w:type="gramStart"/>
      <w:r w:rsidR="0069467D">
        <w:t>e.g.</w:t>
      </w:r>
      <w:proofErr w:type="gramEnd"/>
      <w:r w:rsidR="0069467D">
        <w:t xml:space="preserve"> the CMAGIC &amp; TSS counselling services would be included, but not the general NHS counselling service offered by Talk Liverpool.)</w:t>
      </w:r>
    </w:p>
    <w:p w14:paraId="2BCDA360" w14:textId="2D51FCB9" w:rsidR="00037751" w:rsidRDefault="00037751" w:rsidP="00854656">
      <w:pPr>
        <w:pStyle w:val="Heading3"/>
      </w:pPr>
      <w:bookmarkStart w:id="4" w:name="_Toc139391394"/>
      <w:commentRangeStart w:id="5"/>
      <w:r>
        <w:t>1.1.3 Analysis of the impact of the project</w:t>
      </w:r>
      <w:bookmarkEnd w:id="4"/>
      <w:commentRangeEnd w:id="5"/>
      <w:r w:rsidR="002A63F4">
        <w:rPr>
          <w:rStyle w:val="CommentReference"/>
          <w:rFonts w:asciiTheme="minorHAnsi" w:eastAsiaTheme="minorHAnsi" w:hAnsiTheme="minorHAnsi" w:cstheme="minorBidi"/>
          <w:color w:val="auto"/>
        </w:rPr>
        <w:commentReference w:id="5"/>
      </w:r>
    </w:p>
    <w:p w14:paraId="3D591468" w14:textId="428EB2F8" w:rsidR="00D632DD" w:rsidRPr="00D632DD" w:rsidRDefault="00D632DD" w:rsidP="00D632DD">
      <w:pPr>
        <w:rPr>
          <w:color w:val="00B050"/>
        </w:rPr>
      </w:pPr>
      <w:r w:rsidRPr="00D632DD">
        <w:rPr>
          <w:color w:val="00B050"/>
        </w:rPr>
        <w:t>(Note: new section)</w:t>
      </w:r>
    </w:p>
    <w:p w14:paraId="2FC7749E" w14:textId="6E85504C" w:rsidR="00143A61" w:rsidRDefault="00143A61" w:rsidP="008800BC">
      <w:r>
        <w:t xml:space="preserve">The project, if successful would increase the visibility of services available to the trans community and </w:t>
      </w:r>
      <w:r w:rsidR="00EA66F2">
        <w:t>so would mean that</w:t>
      </w:r>
      <w:r>
        <w:t xml:space="preserve"> transgender individuals</w:t>
      </w:r>
      <w:r w:rsidR="00EA66F2">
        <w:t xml:space="preserve"> would</w:t>
      </w:r>
      <w:r>
        <w:t xml:space="preserve"> g</w:t>
      </w:r>
      <w:r w:rsidR="00EA66F2">
        <w:t>ain</w:t>
      </w:r>
      <w:r>
        <w:t xml:space="preserve"> the benefit </w:t>
      </w:r>
      <w:r w:rsidR="00EA66F2">
        <w:t>of</w:t>
      </w:r>
      <w:r>
        <w:t xml:space="preserve"> accessing them.</w:t>
      </w:r>
      <w:r w:rsidR="006468E7">
        <w:t xml:space="preserve"> </w:t>
      </w:r>
      <w:r w:rsidR="00EA66F2">
        <w:t xml:space="preserve">As these services provide very important and worthwhile things, it could mean that a trans person gets access to essential sexual health care much faster to avoid potentially living with </w:t>
      </w:r>
      <w:r w:rsidR="005E7912">
        <w:t>an STD;</w:t>
      </w:r>
      <w:r w:rsidR="00EA66F2">
        <w:t xml:space="preserve"> finds a</w:t>
      </w:r>
      <w:r w:rsidR="005E7912">
        <w:t xml:space="preserve"> peer</w:t>
      </w:r>
      <w:r w:rsidR="00EA66F2">
        <w:t xml:space="preserve"> support group </w:t>
      </w:r>
      <w:r w:rsidR="005E7912">
        <w:t>to help them with their transition; or a trans-friendly GP who is prepared to offer HRT (Hormone Replacement Therapy) through bridging prescriptions.</w:t>
      </w:r>
    </w:p>
    <w:p w14:paraId="78010C10" w14:textId="32418298" w:rsidR="00C03EFC" w:rsidRDefault="006468E7" w:rsidP="00C03EFC">
      <w:r>
        <w:t xml:space="preserve">However, increasing the visibility of these services could also have unintended negative consequences too. </w:t>
      </w:r>
      <w:r w:rsidR="00EA6606">
        <w:t>In the last few years some trans related e</w:t>
      </w:r>
      <w:r>
        <w:t>vents</w:t>
      </w:r>
      <w:r w:rsidR="00EA6606">
        <w:t xml:space="preserve"> and organisations</w:t>
      </w:r>
      <w:r>
        <w:t xml:space="preserve"> have been targeted by far right and ‘Gender Critical’ groups, includ</w:t>
      </w:r>
      <w:r w:rsidR="00EA6606">
        <w:t>ing</w:t>
      </w:r>
      <w:r>
        <w:t xml:space="preserve"> protests accusing trans and gender non-conforming people of paedophilia</w:t>
      </w:r>
      <w:r w:rsidR="000D1B3C">
        <w:t xml:space="preserve"> (</w:t>
      </w:r>
      <w:proofErr w:type="spellStart"/>
      <w:r w:rsidR="000D1B3C">
        <w:t>Hansford</w:t>
      </w:r>
      <w:proofErr w:type="spellEnd"/>
      <w:r w:rsidR="000D1B3C">
        <w:t>, 2023)</w:t>
      </w:r>
      <w:r w:rsidR="00EA6606">
        <w:t>;</w:t>
      </w:r>
      <w:r>
        <w:t xml:space="preserve"> violence directed at trans people</w:t>
      </w:r>
      <w:r w:rsidR="00EA6606">
        <w:t xml:space="preserve"> and allies;</w:t>
      </w:r>
      <w:r>
        <w:t xml:space="preserve"> and faeces smeared on the entrance of a supportive church (</w:t>
      </w:r>
      <w:proofErr w:type="spellStart"/>
      <w:r>
        <w:t>O’Thomson</w:t>
      </w:r>
      <w:proofErr w:type="spellEnd"/>
      <w:r>
        <w:t>, 2023). During requirements elicitation one of the respondents raised this as a potential risk for the app</w:t>
      </w:r>
      <w:r w:rsidR="00403A8C">
        <w:t>:</w:t>
      </w:r>
      <w:r w:rsidR="00C03EFC">
        <w:t xml:space="preserve"> “</w:t>
      </w:r>
      <w:r w:rsidR="00C03EFC" w:rsidRPr="00C03EFC">
        <w:t xml:space="preserve">not sure if this might allow </w:t>
      </w:r>
      <w:proofErr w:type="spellStart"/>
      <w:r w:rsidR="00C03EFC" w:rsidRPr="00C03EFC">
        <w:t>terfs</w:t>
      </w:r>
      <w:proofErr w:type="spellEnd"/>
      <w:r w:rsidR="00C03EFC" w:rsidRPr="00C03EFC">
        <w:t xml:space="preserve"> to find and cause problems for those services/users who attend that place?”</w:t>
      </w:r>
      <w:r w:rsidR="00C03EFC">
        <w:t xml:space="preserve"> (</w:t>
      </w:r>
      <w:proofErr w:type="spellStart"/>
      <w:r w:rsidR="007230FF">
        <w:t>n.b.</w:t>
      </w:r>
      <w:proofErr w:type="spellEnd"/>
      <w:r w:rsidR="007230FF">
        <w:t xml:space="preserve"> </w:t>
      </w:r>
      <w:r w:rsidR="00C03EFC">
        <w:t>‘</w:t>
      </w:r>
      <w:proofErr w:type="spellStart"/>
      <w:r w:rsidR="00C03EFC">
        <w:t>terf</w:t>
      </w:r>
      <w:proofErr w:type="spellEnd"/>
      <w:r w:rsidR="00C03EFC">
        <w:t>’ stands for Trans Exclusionary Radical Feminist and is a disparaging term for people from a feminist tradition who are anti-trans, but it is often used as a synonym for the broader ‘Gender Critical’ movement or all people who are anti-trans).</w:t>
      </w:r>
      <w:r w:rsidR="007230FF">
        <w:t xml:space="preserve"> There is a risk therefore that this app would provide a way for those with ill intent to target these services.</w:t>
      </w:r>
    </w:p>
    <w:p w14:paraId="530FE9BC" w14:textId="68ECE7A5" w:rsidR="00DB672D" w:rsidRDefault="007230FF" w:rsidP="00F43DD9">
      <w:r>
        <w:t>However</w:t>
      </w:r>
      <w:r w:rsidR="00403A8C">
        <w:t>,</w:t>
      </w:r>
      <w:r>
        <w:t xml:space="preserve"> on balance, the positive aspects of the app</w:t>
      </w:r>
      <w:r w:rsidR="00EA6606">
        <w:t xml:space="preserve"> strongly</w:t>
      </w:r>
      <w:r>
        <w:t xml:space="preserve"> outweigh the risks it may present. Those who wish to target the trans community could find out about </w:t>
      </w:r>
      <w:r w:rsidR="00537F9A">
        <w:t>these services</w:t>
      </w:r>
      <w:r>
        <w:t xml:space="preserve"> through other means already</w:t>
      </w:r>
      <w:r w:rsidR="00537F9A">
        <w:t xml:space="preserve"> and although it is important to take reasonable precautions </w:t>
      </w:r>
      <w:r w:rsidR="00507391">
        <w:t>f</w:t>
      </w:r>
      <w:r w:rsidR="00537F9A">
        <w:t xml:space="preserve">or safety, </w:t>
      </w:r>
      <w:r w:rsidR="00507391">
        <w:t>it is also important to increase the visibility and awareness of the transgender community. Indeed</w:t>
      </w:r>
      <w:r w:rsidR="00403A8C">
        <w:t>,</w:t>
      </w:r>
      <w:r w:rsidR="00507391">
        <w:t xml:space="preserve"> one of the main organised events for the community is ‘Transgender Day of Visibility’ for this purpose.</w:t>
      </w:r>
    </w:p>
    <w:p w14:paraId="637F8DB0" w14:textId="2F6B9698" w:rsidR="009D37AF" w:rsidRDefault="009D37AF" w:rsidP="00F43DD9"/>
    <w:p w14:paraId="4D7D1026" w14:textId="56ED368B" w:rsidR="009D37AF" w:rsidRDefault="009D37AF" w:rsidP="00F43DD9"/>
    <w:p w14:paraId="65524883" w14:textId="6719EEF0" w:rsidR="009D37AF" w:rsidRDefault="009D37AF" w:rsidP="00F43DD9"/>
    <w:p w14:paraId="68F05316" w14:textId="0C1F8763" w:rsidR="009D37AF" w:rsidRDefault="009D37AF" w:rsidP="00F43DD9"/>
    <w:p w14:paraId="30998ED2" w14:textId="72ECEA99" w:rsidR="009D37AF" w:rsidRDefault="009D37AF" w:rsidP="00F43DD9"/>
    <w:p w14:paraId="05F0DD48" w14:textId="0F409072" w:rsidR="009D37AF" w:rsidRDefault="009D37AF" w:rsidP="00F43DD9"/>
    <w:p w14:paraId="3AF224A7" w14:textId="5A130809" w:rsidR="009D37AF" w:rsidRDefault="009D37AF" w:rsidP="00F43DD9"/>
    <w:p w14:paraId="27283184" w14:textId="596E990B" w:rsidR="009D37AF" w:rsidRDefault="009D37AF" w:rsidP="00F43DD9"/>
    <w:p w14:paraId="02F22EEA" w14:textId="354DF159" w:rsidR="009D37AF" w:rsidRDefault="009D37AF" w:rsidP="00F43DD9"/>
    <w:p w14:paraId="0A30A81F" w14:textId="77777777" w:rsidR="009D37AF" w:rsidRDefault="009D37AF" w:rsidP="00F43DD9"/>
    <w:p w14:paraId="6FA10584" w14:textId="3A6F4F87" w:rsidR="00F43DD9" w:rsidRDefault="00CD2417" w:rsidP="00CD2417">
      <w:pPr>
        <w:pStyle w:val="Heading2"/>
      </w:pPr>
      <w:bookmarkStart w:id="6" w:name="_Toc139391395"/>
      <w:r>
        <w:lastRenderedPageBreak/>
        <w:t>1.2</w:t>
      </w:r>
      <w:r w:rsidR="00147A48">
        <w:t xml:space="preserve"> </w:t>
      </w:r>
      <w:r>
        <w:t>Account of related literature</w:t>
      </w:r>
      <w:bookmarkEnd w:id="6"/>
    </w:p>
    <w:p w14:paraId="463B71C3" w14:textId="2591ADBB" w:rsidR="00D364FA" w:rsidRPr="00D364FA" w:rsidRDefault="00D364FA" w:rsidP="00D364FA">
      <w:r>
        <w:t>Three literature reviews</w:t>
      </w:r>
      <w:r w:rsidR="00B6225F">
        <w:t xml:space="preserve"> were undertaken</w:t>
      </w:r>
      <w:r>
        <w:t xml:space="preserve">, the first focusing on </w:t>
      </w:r>
      <w:proofErr w:type="spellStart"/>
      <w:r>
        <w:t>DataBase</w:t>
      </w:r>
      <w:proofErr w:type="spellEnd"/>
      <w:r>
        <w:t>-as-a-Service (DBaaS) products and some other issues relating to databases</w:t>
      </w:r>
      <w:r w:rsidR="0055386E">
        <w:t>. The second considered requirements gathering and skills development for CSS; and the third consider</w:t>
      </w:r>
      <w:r w:rsidR="00B6225F">
        <w:t>ed</w:t>
      </w:r>
      <w:r w:rsidR="0055386E">
        <w:t xml:space="preserve"> the application of database products comparing OpenStack Trove and AWS DynamoDB.</w:t>
      </w:r>
    </w:p>
    <w:p w14:paraId="0517B152" w14:textId="616DFD57" w:rsidR="00275199" w:rsidRDefault="00275199" w:rsidP="00275199">
      <w:pPr>
        <w:pStyle w:val="Heading3"/>
        <w:rPr>
          <w:color w:val="00B050"/>
        </w:rPr>
      </w:pPr>
      <w:bookmarkStart w:id="7" w:name="_Toc139391396"/>
      <w:r>
        <w:t xml:space="preserve">1.2.1 </w:t>
      </w:r>
      <w:r w:rsidR="00D632DD">
        <w:t>Literature review 1 - DBaaS</w:t>
      </w:r>
      <w:bookmarkEnd w:id="7"/>
    </w:p>
    <w:p w14:paraId="3EEC3F0F" w14:textId="42FFFD0A" w:rsidR="00D632DD" w:rsidRDefault="00D632DD" w:rsidP="00D632DD">
      <w:pPr>
        <w:rPr>
          <w:color w:val="00B050"/>
        </w:rPr>
      </w:pPr>
      <w:r w:rsidRPr="00D632DD">
        <w:rPr>
          <w:color w:val="00B050"/>
        </w:rPr>
        <w:t xml:space="preserve">(Note: </w:t>
      </w:r>
      <w:r>
        <w:rPr>
          <w:color w:val="00B050"/>
        </w:rPr>
        <w:t>a little rewording in the first paragraph for tense &amp; context</w:t>
      </w:r>
      <w:r w:rsidRPr="00D632DD">
        <w:rPr>
          <w:color w:val="00B050"/>
        </w:rPr>
        <w:t>)</w:t>
      </w:r>
    </w:p>
    <w:p w14:paraId="719B3EA6" w14:textId="6B141DE1" w:rsidR="00D632DD" w:rsidRPr="009F7933" w:rsidRDefault="00D632DD" w:rsidP="00D632DD">
      <w:pPr>
        <w:rPr>
          <w:color w:val="000000" w:themeColor="text1"/>
        </w:rPr>
      </w:pPr>
      <w:r w:rsidRPr="009F7933">
        <w:rPr>
          <w:color w:val="000000" w:themeColor="text1"/>
        </w:rPr>
        <w:t>This can be found in Appendix A.</w:t>
      </w:r>
    </w:p>
    <w:p w14:paraId="53536BDE" w14:textId="0671E3DE" w:rsidR="00275199" w:rsidRDefault="00275199" w:rsidP="00275199">
      <w:pPr>
        <w:pStyle w:val="Heading3"/>
      </w:pPr>
      <w:bookmarkStart w:id="8" w:name="_Toc139391397"/>
      <w:r>
        <w:t>1.2.2 Lit</w:t>
      </w:r>
      <w:r w:rsidR="00D632DD">
        <w:t>erature review 2 – requirements and CSS</w:t>
      </w:r>
      <w:bookmarkEnd w:id="8"/>
    </w:p>
    <w:p w14:paraId="509EB642" w14:textId="4D7F306A" w:rsidR="00D632DD" w:rsidRDefault="00D632DD" w:rsidP="00D632DD">
      <w:pPr>
        <w:rPr>
          <w:color w:val="00B050"/>
        </w:rPr>
      </w:pPr>
      <w:bookmarkStart w:id="9" w:name="_Toc133958605"/>
      <w:r w:rsidRPr="00D632DD">
        <w:rPr>
          <w:color w:val="00B050"/>
        </w:rPr>
        <w:t xml:space="preserve">(Note: </w:t>
      </w:r>
      <w:r>
        <w:rPr>
          <w:color w:val="00B050"/>
        </w:rPr>
        <w:t>a little rewording for tense &amp; context</w:t>
      </w:r>
      <w:r w:rsidRPr="00D632DD">
        <w:rPr>
          <w:color w:val="00B050"/>
        </w:rPr>
        <w:t>)</w:t>
      </w:r>
    </w:p>
    <w:p w14:paraId="73C2DD3D" w14:textId="4823BF7A" w:rsidR="00D632DD" w:rsidRPr="009F7933" w:rsidRDefault="00D632DD" w:rsidP="00D632DD">
      <w:pPr>
        <w:rPr>
          <w:color w:val="000000" w:themeColor="text1"/>
        </w:rPr>
      </w:pPr>
      <w:r w:rsidRPr="009F7933">
        <w:rPr>
          <w:color w:val="000000" w:themeColor="text1"/>
        </w:rPr>
        <w:t>This can be found in Appendix B.</w:t>
      </w:r>
    </w:p>
    <w:p w14:paraId="5A24D963" w14:textId="04D999ED" w:rsidR="00275199" w:rsidRDefault="00275199" w:rsidP="00275199">
      <w:pPr>
        <w:pStyle w:val="Heading3"/>
      </w:pPr>
      <w:bookmarkStart w:id="10" w:name="_Toc139391398"/>
      <w:bookmarkEnd w:id="9"/>
      <w:commentRangeStart w:id="11"/>
      <w:r>
        <w:t>1.2.3 Lit</w:t>
      </w:r>
      <w:r w:rsidR="005D11CC">
        <w:t>erature</w:t>
      </w:r>
      <w:r>
        <w:t xml:space="preserve"> review</w:t>
      </w:r>
      <w:r w:rsidR="005D11CC">
        <w:t xml:space="preserve"> 3 – OpenStack Trove and AWS DynamoDB</w:t>
      </w:r>
      <w:bookmarkEnd w:id="10"/>
      <w:commentRangeEnd w:id="11"/>
      <w:r w:rsidR="00951397">
        <w:rPr>
          <w:rStyle w:val="CommentReference"/>
          <w:rFonts w:asciiTheme="minorHAnsi" w:eastAsiaTheme="minorHAnsi" w:hAnsiTheme="minorHAnsi" w:cstheme="minorBidi"/>
          <w:color w:val="auto"/>
        </w:rPr>
        <w:commentReference w:id="11"/>
      </w:r>
    </w:p>
    <w:p w14:paraId="7895885C" w14:textId="1B9D227E" w:rsidR="005D11CC" w:rsidRPr="005D11CC" w:rsidRDefault="005D11CC" w:rsidP="005D11CC">
      <w:pPr>
        <w:rPr>
          <w:color w:val="00B050"/>
        </w:rPr>
      </w:pPr>
      <w:r w:rsidRPr="005D11CC">
        <w:rPr>
          <w:color w:val="00B050"/>
        </w:rPr>
        <w:t>(Note: new section)</w:t>
      </w:r>
    </w:p>
    <w:p w14:paraId="4FA8F150" w14:textId="66D00F54" w:rsidR="002236F7" w:rsidRDefault="00C20EC3" w:rsidP="002236F7">
      <w:r>
        <w:t>The first</w:t>
      </w:r>
      <w:r w:rsidR="002236F7">
        <w:t xml:space="preserve"> literature review</w:t>
      </w:r>
      <w:r>
        <w:t xml:space="preserve"> in section 1.2.1</w:t>
      </w:r>
      <w:r w:rsidR="002236F7">
        <w:t xml:space="preserve"> </w:t>
      </w:r>
      <w:r w:rsidR="00156A2D">
        <w:t>concluded that a NoSQL database</w:t>
      </w:r>
      <w:r w:rsidR="00B01AD1">
        <w:t xml:space="preserve"> would be a suitable for the project, and that OpenStack Trove would be a good choice due to previous familiarity gained from TM352, as well as it being a free open-source option.</w:t>
      </w:r>
      <w:r w:rsidR="00FA248C">
        <w:t xml:space="preserve"> Another possible choice considered was AWS (Amazon Web Services) which has a NoSQL database</w:t>
      </w:r>
      <w:r w:rsidR="00E16057">
        <w:t xml:space="preserve"> DynamoDB, but concerns were around cost</w:t>
      </w:r>
      <w:r w:rsidR="004A79A1">
        <w:t xml:space="preserve"> as AWS charges for some of its services and there is no budget for this project.</w:t>
      </w:r>
      <w:r w:rsidR="00B01AD1">
        <w:t xml:space="preserve"> </w:t>
      </w:r>
      <w:r w:rsidR="004A79A1">
        <w:t>The f</w:t>
      </w:r>
      <w:r w:rsidR="00B01AD1">
        <w:t>amiliarity</w:t>
      </w:r>
      <w:r w:rsidR="004A79A1">
        <w:t xml:space="preserve"> with OpenStack Trove</w:t>
      </w:r>
      <w:r w:rsidR="00B01AD1">
        <w:t xml:space="preserve"> was with the use of the database</w:t>
      </w:r>
      <w:r w:rsidR="00272271">
        <w:t xml:space="preserve"> and API calls</w:t>
      </w:r>
      <w:r w:rsidR="00B01AD1">
        <w:t>, not its installation and setup</w:t>
      </w:r>
      <w:r w:rsidR="004A79A1">
        <w:t>, so</w:t>
      </w:r>
      <w:r w:rsidR="00FA248C">
        <w:t xml:space="preserve"> some skills development was required </w:t>
      </w:r>
      <w:r w:rsidR="004A79A1">
        <w:t>first</w:t>
      </w:r>
      <w:r w:rsidR="00272271">
        <w:t xml:space="preserve">. This literature review will therefore consider sources for skills development for the setup and installation of a database and either consider whether the decision to use OpenStack Trove was sound or whether using the alternative option of AWS DynamoDB would be more suitable. </w:t>
      </w:r>
    </w:p>
    <w:p w14:paraId="3A0B997C" w14:textId="2BA304B6" w:rsidR="002626EF" w:rsidRDefault="002626EF" w:rsidP="002236F7">
      <w:r>
        <w:t xml:space="preserve">The official documentation for </w:t>
      </w:r>
      <w:proofErr w:type="spellStart"/>
      <w:r>
        <w:t>Openstack</w:t>
      </w:r>
      <w:proofErr w:type="spellEnd"/>
      <w:r>
        <w:t xml:space="preserve"> was part of the first literature review in 1.2.1, which provides information on how to install OpenStack Trove and how to setup a database. In addition to this</w:t>
      </w:r>
      <w:r w:rsidR="002A29B4">
        <w:t xml:space="preserve">, </w:t>
      </w:r>
      <w:proofErr w:type="spellStart"/>
      <w:r w:rsidR="00334984">
        <w:t>FreeCodeCamp</w:t>
      </w:r>
      <w:proofErr w:type="spellEnd"/>
      <w:r w:rsidR="00334984">
        <w:t xml:space="preserve"> </w:t>
      </w:r>
      <w:r w:rsidR="005F5763">
        <w:t>previous cited in the second literature review in 1.2.2 also have a video guide for setting up and working with OpenStack Trove (</w:t>
      </w:r>
      <w:r w:rsidR="005F5763" w:rsidRPr="005F5763">
        <w:t>OpenStack Tutorial – Operate Your Own Private Cloud (Full Course)</w:t>
      </w:r>
      <w:r w:rsidR="005F5763">
        <w:t xml:space="preserve">, 2022). If </w:t>
      </w:r>
      <w:r w:rsidR="00647591">
        <w:t>OpenStack Trove is used as a database, then this will be a good starting point for skills development in using the database.</w:t>
      </w:r>
    </w:p>
    <w:p w14:paraId="4DF26539" w14:textId="5796CC7F" w:rsidR="00E11386" w:rsidRDefault="00647591" w:rsidP="002236F7">
      <w:r>
        <w:t xml:space="preserve">The </w:t>
      </w:r>
      <w:proofErr w:type="spellStart"/>
      <w:r>
        <w:t>OpenInfra</w:t>
      </w:r>
      <w:proofErr w:type="spellEnd"/>
      <w:r>
        <w:t xml:space="preserve"> Foundation was formed to govern the OpenStack project and its mission is to help people “build and operate open infrastructure” (</w:t>
      </w:r>
      <w:proofErr w:type="spellStart"/>
      <w:r>
        <w:t>OpenInfra</w:t>
      </w:r>
      <w:proofErr w:type="spellEnd"/>
      <w:r w:rsidR="009D37AF">
        <w:t xml:space="preserve"> Foundation</w:t>
      </w:r>
      <w:r>
        <w:t>, n.d.). It hosts yearly summits</w:t>
      </w:r>
      <w:r w:rsidR="00ED3537">
        <w:t xml:space="preserve"> which feature</w:t>
      </w:r>
      <w:r w:rsidR="00EF5E1F">
        <w:t>s</w:t>
      </w:r>
      <w:r w:rsidR="00ED3537">
        <w:t xml:space="preserve"> </w:t>
      </w:r>
      <w:r w:rsidR="00EF5E1F">
        <w:t xml:space="preserve">industry professionals working with open infrastructure to give talks </w:t>
      </w:r>
      <w:r w:rsidR="00CD4EFA">
        <w:t>and presentations, which pertain to open infrastructure, and are hosted on their YouTube channel.</w:t>
      </w:r>
      <w:r w:rsidR="00E11386">
        <w:t xml:space="preserve"> Configure, Debug and Install OpenStack Trove (2016) is one of these presentations </w:t>
      </w:r>
      <w:r w:rsidR="001153A0">
        <w:t xml:space="preserve">by </w:t>
      </w:r>
      <w:proofErr w:type="spellStart"/>
      <w:r w:rsidR="001153A0">
        <w:t>Sadasiva</w:t>
      </w:r>
      <w:proofErr w:type="spellEnd"/>
      <w:r w:rsidR="001153A0">
        <w:t xml:space="preserve"> </w:t>
      </w:r>
      <w:proofErr w:type="spellStart"/>
      <w:r w:rsidR="001153A0">
        <w:t>Pillalamari</w:t>
      </w:r>
      <w:proofErr w:type="spellEnd"/>
      <w:r w:rsidR="001153A0">
        <w:t xml:space="preserve"> &amp; Rama Krishna Bhupathi, software engineers for Hewlitt Packard Enterprise</w:t>
      </w:r>
      <w:r w:rsidR="00AD6F35">
        <w:t>, each</w:t>
      </w:r>
      <w:r w:rsidR="001153A0">
        <w:t xml:space="preserve"> with decades of experience in the industry. The presentation includes</w:t>
      </w:r>
      <w:r w:rsidR="00AD6F35">
        <w:t xml:space="preserve"> a demonstration of a non-relational database, MongoDB, which it was decided in the literature review in section 1.2.1 would be most appropriate for this project. This presentation and others from </w:t>
      </w:r>
      <w:proofErr w:type="spellStart"/>
      <w:r w:rsidR="00AD6F35">
        <w:t>OpenIntra</w:t>
      </w:r>
      <w:proofErr w:type="spellEnd"/>
      <w:r w:rsidR="00AD6F35">
        <w:t xml:space="preserve"> Foundation would</w:t>
      </w:r>
      <w:r w:rsidR="00F07F0A">
        <w:t xml:space="preserve"> </w:t>
      </w:r>
      <w:r w:rsidR="00FC4F27">
        <w:t>complement</w:t>
      </w:r>
      <w:r w:rsidR="00F07F0A">
        <w:t xml:space="preserve"> the previous sources for skills development for using OpenStack Trove.</w:t>
      </w:r>
    </w:p>
    <w:p w14:paraId="06955F9F" w14:textId="7106517A" w:rsidR="004A79A1" w:rsidRDefault="003E292E" w:rsidP="002236F7">
      <w:r>
        <w:t>Having done the above research, o</w:t>
      </w:r>
      <w:r w:rsidR="007402D6">
        <w:t xml:space="preserve">ne thing that became immediately apparent is that OpenStack is not available for Windows and must be installed on Linux, so would require either an installation of a </w:t>
      </w:r>
      <w:r w:rsidR="007402D6">
        <w:lastRenderedPageBreak/>
        <w:t xml:space="preserve">dual boot or </w:t>
      </w:r>
      <w:r w:rsidR="007A2F9F">
        <w:t>virtual machine</w:t>
      </w:r>
      <w:r w:rsidR="00A65BC4">
        <w:t xml:space="preserve"> (VM)</w:t>
      </w:r>
      <w:r w:rsidR="007A2F9F">
        <w:t xml:space="preserve"> for Ubuntu 16.04</w:t>
      </w:r>
      <w:r>
        <w:t xml:space="preserve"> and</w:t>
      </w:r>
      <w:r w:rsidR="007A2F9F">
        <w:t xml:space="preserve"> </w:t>
      </w:r>
      <w:r>
        <w:t>t</w:t>
      </w:r>
      <w:r w:rsidR="007761D4">
        <w:t>he installation would require the following steps:</w:t>
      </w:r>
    </w:p>
    <w:p w14:paraId="09EC0992" w14:textId="6B13160D" w:rsidR="007761D4" w:rsidRDefault="007761D4" w:rsidP="007761D4">
      <w:pPr>
        <w:pStyle w:val="ListParagraph"/>
        <w:numPr>
          <w:ilvl w:val="0"/>
          <w:numId w:val="21"/>
        </w:numPr>
      </w:pPr>
      <w:r>
        <w:t xml:space="preserve">Create a VM (or </w:t>
      </w:r>
      <w:r w:rsidR="003E292E">
        <w:t>dual</w:t>
      </w:r>
      <w:r>
        <w:t xml:space="preserve"> boot install) for Ubuntu 16.04</w:t>
      </w:r>
    </w:p>
    <w:p w14:paraId="7448F6BB" w14:textId="2B41DEA6" w:rsidR="007761D4" w:rsidRDefault="007761D4" w:rsidP="007761D4">
      <w:pPr>
        <w:pStyle w:val="ListParagraph"/>
        <w:numPr>
          <w:ilvl w:val="0"/>
          <w:numId w:val="21"/>
        </w:numPr>
      </w:pPr>
      <w:r>
        <w:t>Install OpenStack using the Linux CLI (command line interface)</w:t>
      </w:r>
    </w:p>
    <w:p w14:paraId="07986B0F" w14:textId="78BE6816" w:rsidR="007761D4" w:rsidRDefault="007761D4" w:rsidP="007761D4">
      <w:pPr>
        <w:pStyle w:val="ListParagraph"/>
        <w:numPr>
          <w:ilvl w:val="0"/>
          <w:numId w:val="21"/>
        </w:numPr>
      </w:pPr>
      <w:r>
        <w:t>Install relevant packages including Horizon, the OpenStack GUI</w:t>
      </w:r>
    </w:p>
    <w:p w14:paraId="5150ADC6" w14:textId="2578F200" w:rsidR="007761D4" w:rsidRDefault="007761D4" w:rsidP="007761D4">
      <w:pPr>
        <w:pStyle w:val="ListParagraph"/>
        <w:numPr>
          <w:ilvl w:val="0"/>
          <w:numId w:val="21"/>
        </w:numPr>
      </w:pPr>
      <w:r>
        <w:t>Install Trove</w:t>
      </w:r>
    </w:p>
    <w:p w14:paraId="7343DCDC" w14:textId="64C3F840" w:rsidR="00CB7A07" w:rsidRDefault="006735DB" w:rsidP="00CB7A07">
      <w:r>
        <w:t>While this is</w:t>
      </w:r>
      <w:r w:rsidR="007E4C40">
        <w:t xml:space="preserve"> certainly achievable,</w:t>
      </w:r>
      <w:r>
        <w:t xml:space="preserve"> it</w:t>
      </w:r>
      <w:r w:rsidR="007E4C40">
        <w:t xml:space="preserve"> </w:t>
      </w:r>
      <w:r w:rsidR="00A65BC4">
        <w:t>would</w:t>
      </w:r>
      <w:r w:rsidR="007E4C40">
        <w:t xml:space="preserve"> require further skills development</w:t>
      </w:r>
      <w:r w:rsidR="00A65BC4">
        <w:t xml:space="preserve"> and refreshing knowledge for installing an Ubuntu VM and using the Linux CLI. Additionally, the process may take a significant amount</w:t>
      </w:r>
      <w:r>
        <w:t xml:space="preserve"> of time</w:t>
      </w:r>
      <w:r w:rsidR="00A65BC4">
        <w:t xml:space="preserve"> and could</w:t>
      </w:r>
      <w:r>
        <w:t xml:space="preserve"> stall the project if there w</w:t>
      </w:r>
      <w:r w:rsidR="009D7EB1">
        <w:t>as an unforeseen</w:t>
      </w:r>
      <w:r>
        <w:t xml:space="preserve"> issue with VM installation.</w:t>
      </w:r>
      <w:r w:rsidR="009D7EB1">
        <w:t xml:space="preserve"> Given the time constraints of the project, it was considered prudent to investigate the alternative of AWS DynamoDB.</w:t>
      </w:r>
      <w:r w:rsidR="00CB7A07">
        <w:t xml:space="preserve"> To begin using AWS DynamoDB is very straightforward in comparison with OpenStack Trove, as it is a matter of creating an AWS account and confirming credentials, then DynamoDB can be interacted with through the AWS GUI on a browser. The concern was noted previously about cost; however, AWS provides a ‘free tier’ of 25GB of storage, 25 Write Capacity Units and Read Capacity Units</w:t>
      </w:r>
      <w:r w:rsidR="005A3791">
        <w:t>, enough to allow 200 million requests per month</w:t>
      </w:r>
      <w:r w:rsidR="00CB7A07">
        <w:t xml:space="preserve"> (</w:t>
      </w:r>
      <w:r w:rsidR="00C967D6">
        <w:t>Amazon</w:t>
      </w:r>
      <w:r w:rsidR="00CB7A07">
        <w:t>, 2023</w:t>
      </w:r>
      <w:r w:rsidR="00C967D6">
        <w:t>a</w:t>
      </w:r>
      <w:r w:rsidR="00CB7A07">
        <w:t>)</w:t>
      </w:r>
      <w:r w:rsidR="005A3791">
        <w:t>,</w:t>
      </w:r>
      <w:r w:rsidR="00CB7A07">
        <w:t xml:space="preserve"> which would be</w:t>
      </w:r>
      <w:r w:rsidR="005A3791">
        <w:t xml:space="preserve"> more than</w:t>
      </w:r>
      <w:r w:rsidR="00CB7A07">
        <w:t xml:space="preserve"> sufficient for this project given the relatively small amount of data involved. Were the project to have a full release, this must be kept in</w:t>
      </w:r>
      <w:r w:rsidR="0014666E">
        <w:t xml:space="preserve"> mind so that unanticipated charges were not incurred if the amount of data stored or transferred were to grow significantly.</w:t>
      </w:r>
    </w:p>
    <w:p w14:paraId="7A7DD698" w14:textId="56047E7F" w:rsidR="001436A1" w:rsidRDefault="005A7C26" w:rsidP="001436A1">
      <w:r>
        <w:t>Skills development for the use of AWS DynamoDB therefore also needed to be undertaken, with the AWS documentation</w:t>
      </w:r>
      <w:r w:rsidR="00CC09B5">
        <w:t xml:space="preserve"> developer guide being a crucial resource. As it is provided by Amazon, it can be considered a definitive source and it features guides for setting up and using DynamoDB tables (the terminology used to refer to a database)</w:t>
      </w:r>
      <w:r w:rsidR="007C0D67">
        <w:t xml:space="preserve"> and how the unique identifiers, the partition key and sort key work</w:t>
      </w:r>
      <w:r w:rsidR="00CC09B5">
        <w:t xml:space="preserve">. </w:t>
      </w:r>
      <w:r w:rsidR="00284B23">
        <w:t xml:space="preserve">One of the challenges of using DynamoDB is that the API’s need to be set up manually, as although AWS provides low level APIs these can be cumbersome to use, and it is recommended that using the AWS SDK (Software Development Kit) is a better approach. </w:t>
      </w:r>
      <w:r w:rsidR="00EB1518">
        <w:t>The documentation includes a step-by-step guide on how to set this up</w:t>
      </w:r>
      <w:r w:rsidR="007C0D67">
        <w:t xml:space="preserve"> and how to use the SDK.</w:t>
      </w:r>
      <w:r w:rsidR="001436A1">
        <w:t xml:space="preserve"> The AWS SDK constructs the requests and converts the responses on your behalf, and the structure of the SDK between the application and DynamoDB is shown </w:t>
      </w:r>
      <w:r w:rsidR="001436A1" w:rsidRPr="00FC4F27">
        <w:rPr>
          <w:color w:val="000000" w:themeColor="text1"/>
        </w:rPr>
        <w:t xml:space="preserve">in figure </w:t>
      </w:r>
      <w:r w:rsidR="00FC4F27" w:rsidRPr="00FC4F27">
        <w:rPr>
          <w:color w:val="000000" w:themeColor="text1"/>
        </w:rPr>
        <w:t>2</w:t>
      </w:r>
      <w:r w:rsidR="00910CEE" w:rsidRPr="00FC4F27">
        <w:rPr>
          <w:color w:val="000000" w:themeColor="text1"/>
        </w:rPr>
        <w:t xml:space="preserve"> </w:t>
      </w:r>
      <w:r w:rsidR="00910CEE">
        <w:rPr>
          <w:color w:val="000000" w:themeColor="text1"/>
        </w:rPr>
        <w:t>(Amazon, 2023b)</w:t>
      </w:r>
      <w:r w:rsidR="001436A1">
        <w:t>.</w:t>
      </w:r>
    </w:p>
    <w:p w14:paraId="467F5FAB" w14:textId="77777777" w:rsidR="00FC4F27" w:rsidRDefault="001436A1" w:rsidP="00FC4F27">
      <w:pPr>
        <w:keepNext/>
      </w:pPr>
      <w:r>
        <w:rPr>
          <w:noProof/>
        </w:rPr>
        <w:lastRenderedPageBreak/>
        <w:drawing>
          <wp:inline distT="0" distB="0" distL="0" distR="0" wp14:anchorId="4B18225C" wp14:editId="696D0FFB">
            <wp:extent cx="5429250" cy="5180825"/>
            <wp:effectExtent l="0" t="0" r="0" b="1270"/>
            <wp:docPr id="559168704" name="Picture 1" descr="A diagram of a software 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9168704" name="Picture 1" descr="A diagram of a software application&#10;&#10;Description automatically generated with low confidence"/>
                    <pic:cNvPicPr/>
                  </pic:nvPicPr>
                  <pic:blipFill>
                    <a:blip r:embed="rId12">
                      <a:extLst>
                        <a:ext uri="{28A0092B-C50C-407E-A947-70E740481C1C}">
                          <a14:useLocalDpi xmlns:a14="http://schemas.microsoft.com/office/drawing/2010/main" val="0"/>
                        </a:ext>
                      </a:extLst>
                    </a:blip>
                    <a:stretch>
                      <a:fillRect/>
                    </a:stretch>
                  </pic:blipFill>
                  <pic:spPr>
                    <a:xfrm>
                      <a:off x="0" y="0"/>
                      <a:ext cx="5453887" cy="5204334"/>
                    </a:xfrm>
                    <a:prstGeom prst="rect">
                      <a:avLst/>
                    </a:prstGeom>
                  </pic:spPr>
                </pic:pic>
              </a:graphicData>
            </a:graphic>
          </wp:inline>
        </w:drawing>
      </w:r>
    </w:p>
    <w:p w14:paraId="5EA9BC00" w14:textId="57DBD76B" w:rsidR="001436A1" w:rsidRPr="00910CEE" w:rsidRDefault="00FC4F27" w:rsidP="00FC4F27">
      <w:pPr>
        <w:pStyle w:val="Caption"/>
        <w:rPr>
          <w:rStyle w:val="Hyperlink"/>
          <w:color w:val="auto"/>
          <w:u w:val="none"/>
        </w:rPr>
      </w:pPr>
      <w:r>
        <w:t xml:space="preserve">Figure </w:t>
      </w:r>
      <w:fldSimple w:instr=" SEQ Figure \* ARABIC ">
        <w:r w:rsidR="00254CD8">
          <w:rPr>
            <w:noProof/>
          </w:rPr>
          <w:t>2</w:t>
        </w:r>
      </w:fldSimple>
      <w:r>
        <w:t xml:space="preserve"> High-level overview of Amazon DynamoDB application programming using the AWS SDKs</w:t>
      </w:r>
    </w:p>
    <w:p w14:paraId="403242DA" w14:textId="77777777" w:rsidR="001436A1" w:rsidRDefault="001436A1" w:rsidP="00CB7A07"/>
    <w:p w14:paraId="4D6F102F" w14:textId="00AA0F43" w:rsidR="00CC09B5" w:rsidRDefault="00BE0325" w:rsidP="00CB7A07">
      <w:r>
        <w:t xml:space="preserve">Two textbooks have also been identified to supplement the AWS documentation for skills development. </w:t>
      </w:r>
      <w:proofErr w:type="spellStart"/>
      <w:r w:rsidR="00B10782">
        <w:t>Tankariya</w:t>
      </w:r>
      <w:proofErr w:type="spellEnd"/>
      <w:r w:rsidR="00B10782">
        <w:t xml:space="preserve"> &amp; Parmar (2019)</w:t>
      </w:r>
      <w:r w:rsidR="00BF4A87">
        <w:t xml:space="preserve"> provide a guide to passing the AWS Developer’s Certification, which has a chapter on DynamoDB featuring an explanation of the Query and Scan operations that may be useful for applying the service tags and allowing users to search for the services they need. Deshpande (2015) in the DynamoDB Cookbook </w:t>
      </w:r>
      <w:r w:rsidR="009A60D9">
        <w:t xml:space="preserve">explains from the basics of how to get started with AWS to designing applications and provides </w:t>
      </w:r>
      <w:r w:rsidR="003D7F0C">
        <w:t>many</w:t>
      </w:r>
      <w:r w:rsidR="009A60D9">
        <w:t xml:space="preserve"> ‘coding </w:t>
      </w:r>
      <w:r w:rsidR="007A7749">
        <w:t>recipes</w:t>
      </w:r>
      <w:r w:rsidR="009A60D9">
        <w:t>’ which may provide useful jumping off points when implementing the code for the project. All these authors are experienced, active industry professionals and given the subject matter is relatively b</w:t>
      </w:r>
      <w:r w:rsidR="003D7F0C">
        <w:t>asic, it is reasonable to consider them reliable experts.</w:t>
      </w:r>
    </w:p>
    <w:p w14:paraId="7556DC6D" w14:textId="1F48A339" w:rsidR="00B86B4C" w:rsidRPr="005B46B7" w:rsidRDefault="003D7F0C" w:rsidP="005B46B7">
      <w:r>
        <w:t>While conducting the literature review, the decision was made to switch from using OpenStack Trove to AWS DynamoDB as a DBaaS solution for the project.</w:t>
      </w:r>
      <w:r w:rsidR="001C6891">
        <w:t xml:space="preserve"> This was due to the time investment required to implement the OpenStack Trove Database, and the uncertainty around issues that may have arisen during the installation process including an Ubuntu VM.</w:t>
      </w:r>
      <w:r>
        <w:t xml:space="preserve"> The sources outlined will assist in the skills development required</w:t>
      </w:r>
      <w:r w:rsidR="001C6891">
        <w:t xml:space="preserve"> to implement and use the DynamoDB database to move forward with the project.</w:t>
      </w:r>
    </w:p>
    <w:p w14:paraId="33645B7D" w14:textId="2BD6D876" w:rsidR="00EE74EB" w:rsidRDefault="00CD2417" w:rsidP="00EE74EB">
      <w:pPr>
        <w:pStyle w:val="Heading2"/>
      </w:pPr>
      <w:bookmarkStart w:id="12" w:name="_Toc139391399"/>
      <w:r>
        <w:lastRenderedPageBreak/>
        <w:t>1</w:t>
      </w:r>
      <w:r w:rsidR="00EE74EB">
        <w:t>.</w:t>
      </w:r>
      <w:r>
        <w:t xml:space="preserve">3 Account of </w:t>
      </w:r>
      <w:r w:rsidR="00EE74EB">
        <w:t>Project Work</w:t>
      </w:r>
      <w:r w:rsidR="00FB7075">
        <w:t xml:space="preserve"> and its outcome</w:t>
      </w:r>
      <w:bookmarkEnd w:id="12"/>
    </w:p>
    <w:p w14:paraId="2B3B7819" w14:textId="7756DC64" w:rsidR="00FB7075" w:rsidRDefault="00FB7075" w:rsidP="00FB7075">
      <w:pPr>
        <w:pStyle w:val="Heading3"/>
      </w:pPr>
      <w:bookmarkStart w:id="13" w:name="_Toc139391400"/>
      <w:r>
        <w:t xml:space="preserve">1.3.1 </w:t>
      </w:r>
      <w:r w:rsidR="006149B8">
        <w:t>Work conducted prior to 2/5/23</w:t>
      </w:r>
      <w:bookmarkEnd w:id="13"/>
    </w:p>
    <w:p w14:paraId="3C3ACD04" w14:textId="77777777" w:rsidR="00B96EE5" w:rsidRDefault="00304FEB" w:rsidP="00304FEB">
      <w:pPr>
        <w:pStyle w:val="Heading4"/>
      </w:pPr>
      <w:bookmarkStart w:id="14" w:name="_Toc128498899"/>
      <w:bookmarkStart w:id="15" w:name="_Toc139391401"/>
      <w:r>
        <w:t>1.3.1.1 Initial User Interface sketches</w:t>
      </w:r>
      <w:bookmarkEnd w:id="14"/>
      <w:bookmarkEnd w:id="15"/>
    </w:p>
    <w:p w14:paraId="1639E362" w14:textId="5B032B18" w:rsidR="00304FEB" w:rsidRDefault="00B3650D" w:rsidP="00B96EE5">
      <w:pPr>
        <w:rPr>
          <w:color w:val="00B050"/>
        </w:rPr>
      </w:pPr>
      <w:r w:rsidRPr="00B96EE5">
        <w:rPr>
          <w:color w:val="00B050"/>
        </w:rPr>
        <w:t xml:space="preserve"> (Note: some changes</w:t>
      </w:r>
      <w:r w:rsidR="00B96EE5">
        <w:rPr>
          <w:color w:val="00B050"/>
        </w:rPr>
        <w:t xml:space="preserve"> for tense and context</w:t>
      </w:r>
      <w:r w:rsidRPr="00B96EE5">
        <w:rPr>
          <w:color w:val="00B050"/>
        </w:rPr>
        <w:t>)</w:t>
      </w:r>
    </w:p>
    <w:p w14:paraId="769C9B76" w14:textId="76056A96" w:rsidR="00FB7075" w:rsidRPr="009F7933" w:rsidRDefault="00B96EE5" w:rsidP="00FB7075">
      <w:pPr>
        <w:rPr>
          <w:color w:val="000000" w:themeColor="text1"/>
        </w:rPr>
      </w:pPr>
      <w:r w:rsidRPr="009F7933">
        <w:rPr>
          <w:color w:val="000000" w:themeColor="text1"/>
        </w:rPr>
        <w:t>This can be found in Appendix C</w:t>
      </w:r>
    </w:p>
    <w:p w14:paraId="0CAB2C32" w14:textId="2F770AB2" w:rsidR="00304FEB" w:rsidRDefault="00304FEB" w:rsidP="00304FEB">
      <w:pPr>
        <w:pStyle w:val="Heading4"/>
      </w:pPr>
      <w:bookmarkStart w:id="16" w:name="_Toc133958608"/>
      <w:bookmarkStart w:id="17" w:name="_Toc139391402"/>
      <w:r>
        <w:t>1.3.1.2 Requirements elicitation</w:t>
      </w:r>
      <w:bookmarkEnd w:id="16"/>
      <w:bookmarkEnd w:id="17"/>
      <w:r w:rsidR="0058712E">
        <w:t xml:space="preserve"> </w:t>
      </w:r>
    </w:p>
    <w:p w14:paraId="23AAC81C" w14:textId="2ECC3C1B" w:rsidR="008A446A" w:rsidRDefault="00EC70B8" w:rsidP="00891A6D">
      <w:pPr>
        <w:rPr>
          <w:color w:val="00B050"/>
        </w:rPr>
      </w:pPr>
      <w:r w:rsidRPr="00891A6D">
        <w:rPr>
          <w:color w:val="00B050"/>
        </w:rPr>
        <w:t>(Note: some changes</w:t>
      </w:r>
      <w:r w:rsidR="009F7933">
        <w:rPr>
          <w:color w:val="00B050"/>
        </w:rPr>
        <w:t xml:space="preserve"> for tense and context</w:t>
      </w:r>
      <w:r w:rsidRPr="00891A6D">
        <w:rPr>
          <w:color w:val="00B050"/>
        </w:rPr>
        <w:t xml:space="preserve"> and new paragraph on adhering to OU guidelines on research)</w:t>
      </w:r>
    </w:p>
    <w:p w14:paraId="6C2AA941" w14:textId="686E3796" w:rsidR="00521E43" w:rsidRPr="00521E43" w:rsidRDefault="00521E43" w:rsidP="00891A6D">
      <w:pPr>
        <w:rPr>
          <w:color w:val="000000" w:themeColor="text1"/>
        </w:rPr>
      </w:pPr>
      <w:r w:rsidRPr="009F16D3">
        <w:rPr>
          <w:color w:val="000000" w:themeColor="text1"/>
        </w:rPr>
        <w:t>This can be found in Appendix D</w:t>
      </w:r>
    </w:p>
    <w:p w14:paraId="5AC750F5" w14:textId="33E745D1" w:rsidR="00891A6D" w:rsidRDefault="00891A6D" w:rsidP="00891A6D">
      <w:pPr>
        <w:rPr>
          <w:color w:val="00B050"/>
        </w:rPr>
      </w:pPr>
      <w:r>
        <w:rPr>
          <w:color w:val="00B050"/>
        </w:rPr>
        <w:t>New paragraph:</w:t>
      </w:r>
    </w:p>
    <w:p w14:paraId="29796C51" w14:textId="323D3A64" w:rsidR="00B43AFD" w:rsidRPr="00B43AFD" w:rsidRDefault="00B43AFD" w:rsidP="00B43AFD">
      <w:pPr>
        <w:rPr>
          <w:color w:val="000000" w:themeColor="text1"/>
        </w:rPr>
      </w:pPr>
      <w:commentRangeStart w:id="18"/>
      <w:r w:rsidRPr="00B43AFD">
        <w:rPr>
          <w:color w:val="000000" w:themeColor="text1"/>
        </w:rPr>
        <w:t>The Open University guidelines on conducting research with human participants were followed, with the research not being considered high risk as all participants being over the age of 18 with full cognitive capacity, the full knowledge and consent of all participants was gained, and the questions did not broach sensitive topics. The Consent Form and Participant Information Sheet, which explain what data is stored, what it will be used for and to gain consent are in appendices J and K (Open University, 2023a).</w:t>
      </w:r>
      <w:commentRangeEnd w:id="18"/>
      <w:r w:rsidR="00951397">
        <w:rPr>
          <w:rStyle w:val="CommentReference"/>
        </w:rPr>
        <w:commentReference w:id="18"/>
      </w:r>
    </w:p>
    <w:p w14:paraId="14A050B6" w14:textId="511108BF" w:rsidR="008A446A" w:rsidRDefault="008A446A" w:rsidP="008A446A">
      <w:pPr>
        <w:pStyle w:val="Heading4"/>
      </w:pPr>
      <w:bookmarkStart w:id="19" w:name="_Toc139391403"/>
      <w:r>
        <w:t>1.3.1.3 User Interface design</w:t>
      </w:r>
      <w:bookmarkEnd w:id="19"/>
    </w:p>
    <w:p w14:paraId="15896E7E" w14:textId="66686634" w:rsidR="00891A6D" w:rsidRDefault="00891A6D" w:rsidP="00891A6D">
      <w:pPr>
        <w:rPr>
          <w:color w:val="00B050"/>
        </w:rPr>
      </w:pPr>
      <w:r w:rsidRPr="00891A6D">
        <w:rPr>
          <w:color w:val="00B050"/>
        </w:rPr>
        <w:t>(Note: No changes)</w:t>
      </w:r>
    </w:p>
    <w:p w14:paraId="39C6A478" w14:textId="3B1B081C" w:rsidR="008A446A" w:rsidRPr="009F16D3" w:rsidRDefault="00891A6D" w:rsidP="008A446A">
      <w:pPr>
        <w:rPr>
          <w:color w:val="000000" w:themeColor="text1"/>
        </w:rPr>
      </w:pPr>
      <w:r w:rsidRPr="009F7933">
        <w:rPr>
          <w:color w:val="000000" w:themeColor="text1"/>
        </w:rPr>
        <w:t>This can be found in Appendix E</w:t>
      </w:r>
    </w:p>
    <w:p w14:paraId="0C2EA262" w14:textId="6D4D7CE0" w:rsidR="00FB7075" w:rsidRDefault="00FB7075" w:rsidP="00FB7075">
      <w:pPr>
        <w:pStyle w:val="Heading3"/>
      </w:pPr>
      <w:bookmarkStart w:id="20" w:name="_Toc139391404"/>
      <w:r>
        <w:t xml:space="preserve">1.3.2 </w:t>
      </w:r>
      <w:r w:rsidR="00891A6D">
        <w:t>Work conducted since 2/5/23</w:t>
      </w:r>
      <w:bookmarkEnd w:id="20"/>
    </w:p>
    <w:p w14:paraId="50BC8693" w14:textId="6B839023" w:rsidR="00891A6D" w:rsidRPr="00891A6D" w:rsidRDefault="00891A6D" w:rsidP="00891A6D">
      <w:pPr>
        <w:rPr>
          <w:color w:val="00B050"/>
        </w:rPr>
      </w:pPr>
      <w:r w:rsidRPr="00891A6D">
        <w:rPr>
          <w:color w:val="00B050"/>
        </w:rPr>
        <w:t>(Note: New section)</w:t>
      </w:r>
    </w:p>
    <w:p w14:paraId="02D3B4CF" w14:textId="51B7410D" w:rsidR="00694E68" w:rsidRPr="00694E68" w:rsidRDefault="00694E68" w:rsidP="00694E68">
      <w:pPr>
        <w:pStyle w:val="Heading4"/>
      </w:pPr>
      <w:bookmarkStart w:id="21" w:name="_Toc139391405"/>
      <w:commentRangeStart w:id="22"/>
      <w:r>
        <w:t>1.3.2.1 Setting up the database</w:t>
      </w:r>
      <w:r w:rsidR="00C02F50">
        <w:t xml:space="preserve"> and API’s</w:t>
      </w:r>
      <w:bookmarkEnd w:id="21"/>
      <w:commentRangeEnd w:id="22"/>
      <w:r w:rsidR="00951397">
        <w:rPr>
          <w:rStyle w:val="CommentReference"/>
          <w:rFonts w:asciiTheme="minorHAnsi" w:eastAsiaTheme="minorHAnsi" w:hAnsiTheme="minorHAnsi" w:cstheme="minorBidi"/>
          <w:i w:val="0"/>
          <w:iCs w:val="0"/>
          <w:color w:val="auto"/>
        </w:rPr>
        <w:commentReference w:id="22"/>
      </w:r>
    </w:p>
    <w:p w14:paraId="32B54A5D" w14:textId="301956A1" w:rsidR="00051BBF" w:rsidRDefault="00694E68" w:rsidP="00051BBF">
      <w:r>
        <w:t>To begin setting up the database, t</w:t>
      </w:r>
      <w:r w:rsidR="00555999">
        <w:t xml:space="preserve">he first task was to </w:t>
      </w:r>
      <w:r>
        <w:t>create</w:t>
      </w:r>
      <w:r w:rsidR="00555999">
        <w:t xml:space="preserve"> a DynamoDB table</w:t>
      </w:r>
      <w:r w:rsidR="00D57419">
        <w:t xml:space="preserve"> (the terminology used for the database)</w:t>
      </w:r>
      <w:r w:rsidR="00555999">
        <w:t xml:space="preserve"> and the API</w:t>
      </w:r>
      <w:del w:id="23" w:author="Craig Williamson" w:date="2023-07-07T18:40:00Z">
        <w:r w:rsidR="00555999" w:rsidDel="00951397">
          <w:delText>’</w:delText>
        </w:r>
      </w:del>
      <w:r w:rsidR="00555999">
        <w:t>s</w:t>
      </w:r>
      <w:r w:rsidR="001436A1">
        <w:t xml:space="preserve"> using the AWS SDKs, as explained in section 1.2.3. </w:t>
      </w:r>
      <w:r w:rsidR="00051BBF">
        <w:t xml:space="preserve">Amazon provides step by step instructions on </w:t>
      </w:r>
      <w:r w:rsidR="005E521C">
        <w:t xml:space="preserve">how to build a </w:t>
      </w:r>
      <w:commentRangeStart w:id="24"/>
      <w:r w:rsidR="005E521C">
        <w:t>CRUD API (</w:t>
      </w:r>
      <w:proofErr w:type="gramStart"/>
      <w:r w:rsidR="005E521C">
        <w:t>i.e.</w:t>
      </w:r>
      <w:proofErr w:type="gramEnd"/>
      <w:r w:rsidR="005E521C">
        <w:t xml:space="preserve"> with operations to Create, Read, Update and Delete), </w:t>
      </w:r>
      <w:commentRangeEnd w:id="24"/>
      <w:r w:rsidR="00951397">
        <w:rPr>
          <w:rStyle w:val="CommentReference"/>
        </w:rPr>
        <w:commentReference w:id="24"/>
      </w:r>
      <w:r w:rsidR="005E521C">
        <w:t>which also utilizes other Amazon services; Lambda and API Gateway</w:t>
      </w:r>
      <w:r w:rsidR="00AA58E1">
        <w:t xml:space="preserve"> (Amazon, 2023c)</w:t>
      </w:r>
      <w:r w:rsidR="00606D1F">
        <w:t xml:space="preserve">. </w:t>
      </w:r>
      <w:r w:rsidR="00AA58E1">
        <w:t>Firstly,</w:t>
      </w:r>
      <w:r w:rsidR="00606D1F">
        <w:t xml:space="preserve"> a table is created in DynamoDB, then create a function in AWS Lambda which serves as the back-end of the API. Lambda runs code without provisioning or managing servers, and the code for the function is provided in the tutorial</w:t>
      </w:r>
      <w:r w:rsidR="000D0C7A">
        <w:t xml:space="preserve"> but then edited to reflect the table name and the ‘put’ operation to include the columns of the DynamoDB table. </w:t>
      </w:r>
      <w:r w:rsidR="00C40D43">
        <w:t xml:space="preserve">Figure </w:t>
      </w:r>
      <w:r w:rsidR="004864E8">
        <w:t>3</w:t>
      </w:r>
      <w:r w:rsidR="00C40D43">
        <w:t xml:space="preserve"> shows the edited put operation</w:t>
      </w:r>
      <w:r w:rsidR="001436A1">
        <w:t xml:space="preserve"> using placeholder attributes</w:t>
      </w:r>
      <w:r w:rsidR="00C40D43">
        <w:t>.</w:t>
      </w:r>
    </w:p>
    <w:p w14:paraId="2AAC2D25" w14:textId="77777777" w:rsidR="00FC4F27" w:rsidRDefault="00C40D43" w:rsidP="00FC4F27">
      <w:pPr>
        <w:keepNext/>
      </w:pPr>
      <w:r>
        <w:rPr>
          <w:noProof/>
        </w:rPr>
        <w:lastRenderedPageBreak/>
        <w:drawing>
          <wp:inline distT="0" distB="0" distL="0" distR="0" wp14:anchorId="7F8E315B" wp14:editId="169C998A">
            <wp:extent cx="3246401" cy="2004234"/>
            <wp:effectExtent l="0" t="0" r="0" b="0"/>
            <wp:docPr id="2127910422" name="Picture 2"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910422" name="Picture 2" descr="A screen shot of a computer code&#10;&#10;Description automatically generated with low confidence"/>
                    <pic:cNvPicPr/>
                  </pic:nvPicPr>
                  <pic:blipFill>
                    <a:blip r:embed="rId13">
                      <a:extLst>
                        <a:ext uri="{28A0092B-C50C-407E-A947-70E740481C1C}">
                          <a14:useLocalDpi xmlns:a14="http://schemas.microsoft.com/office/drawing/2010/main" val="0"/>
                        </a:ext>
                      </a:extLst>
                    </a:blip>
                    <a:stretch>
                      <a:fillRect/>
                    </a:stretch>
                  </pic:blipFill>
                  <pic:spPr>
                    <a:xfrm>
                      <a:off x="0" y="0"/>
                      <a:ext cx="3246401" cy="2004234"/>
                    </a:xfrm>
                    <a:prstGeom prst="rect">
                      <a:avLst/>
                    </a:prstGeom>
                  </pic:spPr>
                </pic:pic>
              </a:graphicData>
            </a:graphic>
          </wp:inline>
        </w:drawing>
      </w:r>
    </w:p>
    <w:p w14:paraId="7768EE38" w14:textId="27FC9C37" w:rsidR="00AA58E1" w:rsidRDefault="00FC4F27" w:rsidP="00FC4F27">
      <w:pPr>
        <w:pStyle w:val="Caption"/>
      </w:pPr>
      <w:r>
        <w:t xml:space="preserve">Figure </w:t>
      </w:r>
      <w:fldSimple w:instr=" SEQ Figure \* ARABIC ">
        <w:r w:rsidR="00254CD8">
          <w:rPr>
            <w:noProof/>
          </w:rPr>
          <w:t>3</w:t>
        </w:r>
      </w:fldSimple>
      <w:r>
        <w:t xml:space="preserve"> PUT operat</w:t>
      </w:r>
      <w:r>
        <w:rPr>
          <w:noProof/>
        </w:rPr>
        <w:t>ion for the CRUD API edited with placeholder attributes</w:t>
      </w:r>
    </w:p>
    <w:p w14:paraId="48F6794C" w14:textId="1B6E4F22" w:rsidR="00112DF2" w:rsidRDefault="00C40D43" w:rsidP="005B46B7">
      <w:r>
        <w:t xml:space="preserve">Then the HTTP </w:t>
      </w:r>
      <w:proofErr w:type="gramStart"/>
      <w:r>
        <w:t>API’s</w:t>
      </w:r>
      <w:proofErr w:type="gramEnd"/>
      <w:r>
        <w:t xml:space="preserve"> are created in AWS API Gateway, providing an end point for the function that has been created in Lambda. Routes are </w:t>
      </w:r>
      <w:r w:rsidR="00AA3A7C">
        <w:t>also created in API Gateway with integrations that connect with the Lambda function. This can then be tested using</w:t>
      </w:r>
      <w:r w:rsidR="00CF6848">
        <w:t xml:space="preserve"> the</w:t>
      </w:r>
      <w:r w:rsidR="00AA3A7C">
        <w:t xml:space="preserve"> CURL </w:t>
      </w:r>
      <w:r w:rsidR="00CF6848">
        <w:t xml:space="preserve">command line tool, and </w:t>
      </w:r>
      <w:r w:rsidR="00CF6848" w:rsidRPr="004864E8">
        <w:rPr>
          <w:color w:val="000000" w:themeColor="text1"/>
        </w:rPr>
        <w:t xml:space="preserve">figure </w:t>
      </w:r>
      <w:r w:rsidR="004864E8" w:rsidRPr="004864E8">
        <w:rPr>
          <w:color w:val="000000" w:themeColor="text1"/>
        </w:rPr>
        <w:t>4</w:t>
      </w:r>
      <w:r w:rsidR="00CF6848" w:rsidRPr="004864E8">
        <w:rPr>
          <w:color w:val="000000" w:themeColor="text1"/>
        </w:rPr>
        <w:t xml:space="preserve"> </w:t>
      </w:r>
      <w:r w:rsidR="00CF6848">
        <w:t xml:space="preserve">shows the use of the PUT function adding 3 items to the DynamoDB table with the result shown in the AWS Dashboard GUI </w:t>
      </w:r>
      <w:r w:rsidR="00CF6848" w:rsidRPr="004864E8">
        <w:rPr>
          <w:color w:val="000000" w:themeColor="text1"/>
        </w:rPr>
        <w:t xml:space="preserve">in figure </w:t>
      </w:r>
      <w:r w:rsidR="004864E8" w:rsidRPr="004864E8">
        <w:rPr>
          <w:color w:val="000000" w:themeColor="text1"/>
        </w:rPr>
        <w:t>5</w:t>
      </w:r>
      <w:r w:rsidR="00CF6848" w:rsidRPr="004864E8">
        <w:rPr>
          <w:color w:val="000000" w:themeColor="text1"/>
        </w:rPr>
        <w:t xml:space="preserve"> and </w:t>
      </w:r>
      <w:r w:rsidR="00CF6848">
        <w:t xml:space="preserve">with two </w:t>
      </w:r>
      <w:r w:rsidR="00CE34B0">
        <w:t>GET</w:t>
      </w:r>
      <w:r w:rsidR="00CF6848">
        <w:t xml:space="preserve"> requests</w:t>
      </w:r>
      <w:r w:rsidR="00CE34B0">
        <w:t xml:space="preserve"> in the command line</w:t>
      </w:r>
      <w:r w:rsidR="00CF6848">
        <w:t>, one for all the table and one for a specific ID. The item with ID = 124 is deleted using the DELETE command and the result is show</w:t>
      </w:r>
      <w:r w:rsidR="00CE34B0">
        <w:t xml:space="preserve">n again using a GET request and in the GUI in figure </w:t>
      </w:r>
      <w:r w:rsidR="004864E8">
        <w:t>6</w:t>
      </w:r>
      <w:r w:rsidR="00CE34B0">
        <w:t>.</w:t>
      </w:r>
    </w:p>
    <w:p w14:paraId="239E0D27" w14:textId="77777777" w:rsidR="004864E8" w:rsidRDefault="00CF6848" w:rsidP="004864E8">
      <w:pPr>
        <w:keepNext/>
      </w:pPr>
      <w:r>
        <w:t xml:space="preserve"> </w:t>
      </w:r>
      <w:r>
        <w:rPr>
          <w:noProof/>
        </w:rPr>
        <w:drawing>
          <wp:inline distT="0" distB="0" distL="0" distR="0" wp14:anchorId="4856FB27" wp14:editId="0FB07B89">
            <wp:extent cx="5731510" cy="1595755"/>
            <wp:effectExtent l="0" t="0" r="2540" b="4445"/>
            <wp:docPr id="509671741" name="Picture 3" descr="A picture containing text, screenshot, font, black and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671741" name="Picture 3" descr="A picture containing text, screenshot, font, black and whit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1595755"/>
                    </a:xfrm>
                    <a:prstGeom prst="rect">
                      <a:avLst/>
                    </a:prstGeom>
                  </pic:spPr>
                </pic:pic>
              </a:graphicData>
            </a:graphic>
          </wp:inline>
        </w:drawing>
      </w:r>
    </w:p>
    <w:p w14:paraId="322015EB" w14:textId="79033617" w:rsidR="00CF6848" w:rsidRDefault="004864E8" w:rsidP="004864E8">
      <w:pPr>
        <w:pStyle w:val="Caption"/>
      </w:pPr>
      <w:r>
        <w:t xml:space="preserve">Figure </w:t>
      </w:r>
      <w:fldSimple w:instr=" SEQ Figure \* ARABIC ">
        <w:r w:rsidR="00254CD8">
          <w:rPr>
            <w:noProof/>
          </w:rPr>
          <w:t>4</w:t>
        </w:r>
      </w:fldSimple>
      <w:r>
        <w:t xml:space="preserve"> Testing of the API's using the CURL command line tool</w:t>
      </w:r>
    </w:p>
    <w:p w14:paraId="7704FD0D" w14:textId="77777777" w:rsidR="004864E8" w:rsidRDefault="00CF6848" w:rsidP="004864E8">
      <w:pPr>
        <w:keepNext/>
      </w:pPr>
      <w:r>
        <w:rPr>
          <w:noProof/>
        </w:rPr>
        <w:drawing>
          <wp:inline distT="0" distB="0" distL="0" distR="0" wp14:anchorId="5D72303F" wp14:editId="45DD0979">
            <wp:extent cx="5731510" cy="951865"/>
            <wp:effectExtent l="0" t="0" r="2540" b="635"/>
            <wp:docPr id="1034939507" name="Picture 4"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939507" name="Picture 4" descr="A picture containing text, receipt, screenshot, font&#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951865"/>
                    </a:xfrm>
                    <a:prstGeom prst="rect">
                      <a:avLst/>
                    </a:prstGeom>
                  </pic:spPr>
                </pic:pic>
              </a:graphicData>
            </a:graphic>
          </wp:inline>
        </w:drawing>
      </w:r>
    </w:p>
    <w:p w14:paraId="5F2F93F6" w14:textId="30784290" w:rsidR="00CF6848" w:rsidRDefault="004864E8" w:rsidP="004864E8">
      <w:pPr>
        <w:pStyle w:val="Caption"/>
      </w:pPr>
      <w:r>
        <w:t xml:space="preserve">Figure </w:t>
      </w:r>
      <w:fldSimple w:instr=" SEQ Figure \* ARABIC ">
        <w:r w:rsidR="00254CD8">
          <w:rPr>
            <w:noProof/>
          </w:rPr>
          <w:t>5</w:t>
        </w:r>
      </w:fldSimple>
      <w:r>
        <w:t xml:space="preserve"> Table in the AWS GUI after 3 PUT requests</w:t>
      </w:r>
    </w:p>
    <w:p w14:paraId="318A4522" w14:textId="77777777" w:rsidR="004864E8" w:rsidRDefault="00CF6848" w:rsidP="004864E8">
      <w:pPr>
        <w:keepNext/>
      </w:pPr>
      <w:r>
        <w:rPr>
          <w:noProof/>
        </w:rPr>
        <w:drawing>
          <wp:inline distT="0" distB="0" distL="0" distR="0" wp14:anchorId="1C6CDC11" wp14:editId="63649B01">
            <wp:extent cx="5731510" cy="892810"/>
            <wp:effectExtent l="0" t="0" r="2540" b="2540"/>
            <wp:docPr id="755296758" name="Picture 5" descr="A picture containing text, receip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5296758" name="Picture 5" descr="A picture containing text, receipt, screenshot, fon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892810"/>
                    </a:xfrm>
                    <a:prstGeom prst="rect">
                      <a:avLst/>
                    </a:prstGeom>
                  </pic:spPr>
                </pic:pic>
              </a:graphicData>
            </a:graphic>
          </wp:inline>
        </w:drawing>
      </w:r>
    </w:p>
    <w:p w14:paraId="086411F4" w14:textId="2CC9B6A1" w:rsidR="00C40D43" w:rsidRDefault="004864E8" w:rsidP="004864E8">
      <w:pPr>
        <w:pStyle w:val="Caption"/>
      </w:pPr>
      <w:r>
        <w:t xml:space="preserve">Figure </w:t>
      </w:r>
      <w:fldSimple w:instr=" SEQ Figure \* ARABIC ">
        <w:r w:rsidR="00254CD8">
          <w:rPr>
            <w:noProof/>
          </w:rPr>
          <w:t>6</w:t>
        </w:r>
      </w:fldSimple>
      <w:r>
        <w:t xml:space="preserve"> Table in the AWS GUI after a DELETE request</w:t>
      </w:r>
      <w:r w:rsidR="00DF071E">
        <w:t xml:space="preserve"> for item with ID=124</w:t>
      </w:r>
    </w:p>
    <w:p w14:paraId="713068F3" w14:textId="77777777" w:rsidR="00C40D43" w:rsidRDefault="00C40D43" w:rsidP="005B46B7"/>
    <w:p w14:paraId="171C2ECB" w14:textId="4959443B" w:rsidR="00C02F50" w:rsidRDefault="00C02F50" w:rsidP="00C02F50">
      <w:pPr>
        <w:pStyle w:val="Heading4"/>
      </w:pPr>
      <w:bookmarkStart w:id="25" w:name="_Toc139391406"/>
      <w:r>
        <w:lastRenderedPageBreak/>
        <w:t>1.3.2.2 Implementing the map and pins</w:t>
      </w:r>
      <w:bookmarkEnd w:id="25"/>
    </w:p>
    <w:p w14:paraId="2EA14421" w14:textId="2A9A12A1" w:rsidR="00C02F50" w:rsidRDefault="00C02F50" w:rsidP="00A1307F">
      <w:r>
        <w:t>With the Table created and API’s functioning, the map and map pins can be implemented and the API</w:t>
      </w:r>
      <w:del w:id="26" w:author="Craig Williamson" w:date="2023-07-07T18:42:00Z">
        <w:r w:rsidDel="00951397">
          <w:delText>’</w:delText>
        </w:r>
      </w:del>
      <w:r>
        <w:t xml:space="preserve">s utilised to </w:t>
      </w:r>
      <w:r w:rsidR="007908D3">
        <w:t xml:space="preserve">retrieve information from the database to place the pins in the correct location. Google Maps and HERE Maps are two reasonable choices for the project, however HERE Maps was chosen due to previous experience </w:t>
      </w:r>
      <w:commentRangeStart w:id="27"/>
      <w:r w:rsidR="007908D3">
        <w:t>using it in TMA352</w:t>
      </w:r>
      <w:commentRangeEnd w:id="27"/>
      <w:r w:rsidR="00951397">
        <w:rPr>
          <w:rStyle w:val="CommentReference"/>
        </w:rPr>
        <w:commentReference w:id="27"/>
      </w:r>
      <w:r w:rsidR="007908D3">
        <w:t>. HERE provide</w:t>
      </w:r>
      <w:r w:rsidR="00354A55">
        <w:t xml:space="preserve"> numerous</w:t>
      </w:r>
      <w:r w:rsidR="007908D3">
        <w:t xml:space="preserve"> code examples</w:t>
      </w:r>
      <w:r w:rsidR="00354A55">
        <w:t>, including some which illustrate how to initialise the map, how to centre it on a specified location, how to restrict the movement of the map within specified boundaries and place a marker at a specified location</w:t>
      </w:r>
      <w:r w:rsidR="00523849">
        <w:t xml:space="preserve"> (HERE, 2023)</w:t>
      </w:r>
      <w:r w:rsidR="00354A55">
        <w:t>. These code examples were modified with map centred on Liverpool and a marker at a hard coded location.</w:t>
      </w:r>
      <w:r w:rsidR="00354A55" w:rsidRPr="00354A55">
        <w:t xml:space="preserve"> </w:t>
      </w:r>
      <w:r w:rsidR="00354A55">
        <w:t xml:space="preserve">Accessing the API for the map requires creating an account with HERE, registering an app with them and then generating an API key which can be inserted in the code as shown in figure </w:t>
      </w:r>
      <w:r w:rsidR="00DF071E">
        <w:t>7</w:t>
      </w:r>
      <w:r w:rsidR="00354A55">
        <w:t>.</w:t>
      </w:r>
    </w:p>
    <w:p w14:paraId="648A5156" w14:textId="77777777" w:rsidR="00DF071E" w:rsidRDefault="00CE0C9B" w:rsidP="00DF071E">
      <w:pPr>
        <w:keepNext/>
      </w:pPr>
      <w:r>
        <w:rPr>
          <w:noProof/>
        </w:rPr>
        <w:drawing>
          <wp:inline distT="0" distB="0" distL="0" distR="0" wp14:anchorId="4E7D8CA9" wp14:editId="678E3499">
            <wp:extent cx="4313294" cy="769687"/>
            <wp:effectExtent l="0" t="0" r="0" b="0"/>
            <wp:docPr id="1187932553" name="Picture 1" descr="A screen 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7932553" name="Picture 1" descr="A screen shot of a computer&#10;&#10;Description automatically generated with low confidence"/>
                    <pic:cNvPicPr/>
                  </pic:nvPicPr>
                  <pic:blipFill>
                    <a:blip r:embed="rId17">
                      <a:extLst>
                        <a:ext uri="{28A0092B-C50C-407E-A947-70E740481C1C}">
                          <a14:useLocalDpi xmlns:a14="http://schemas.microsoft.com/office/drawing/2010/main" val="0"/>
                        </a:ext>
                      </a:extLst>
                    </a:blip>
                    <a:stretch>
                      <a:fillRect/>
                    </a:stretch>
                  </pic:blipFill>
                  <pic:spPr>
                    <a:xfrm>
                      <a:off x="0" y="0"/>
                      <a:ext cx="4313294" cy="769687"/>
                    </a:xfrm>
                    <a:prstGeom prst="rect">
                      <a:avLst/>
                    </a:prstGeom>
                  </pic:spPr>
                </pic:pic>
              </a:graphicData>
            </a:graphic>
          </wp:inline>
        </w:drawing>
      </w:r>
    </w:p>
    <w:p w14:paraId="66A2B0C3" w14:textId="3858C0FC" w:rsidR="005D02A2" w:rsidRDefault="00DF071E" w:rsidP="00DF071E">
      <w:pPr>
        <w:pStyle w:val="Caption"/>
      </w:pPr>
      <w:r>
        <w:t xml:space="preserve">Figure </w:t>
      </w:r>
      <w:fldSimple w:instr=" SEQ Figure \* ARABIC ">
        <w:r w:rsidR="00254CD8">
          <w:rPr>
            <w:noProof/>
          </w:rPr>
          <w:t>7</w:t>
        </w:r>
      </w:fldSimple>
      <w:r>
        <w:t xml:space="preserve"> API Key for the HERE Map</w:t>
      </w:r>
    </w:p>
    <w:p w14:paraId="27B73DAB" w14:textId="3DE20ADB" w:rsidR="00E60877" w:rsidRDefault="00E60877" w:rsidP="005B46B7">
      <w:r>
        <w:t xml:space="preserve">The next step was to use a GET request to access the DynamoDB table to find location data for services and then put a pin at that location. </w:t>
      </w:r>
      <w:r w:rsidR="005D1338">
        <w:t xml:space="preserve">However, in order to access AWS services </w:t>
      </w:r>
      <w:r w:rsidR="000C6A7C">
        <w:t xml:space="preserve">valid </w:t>
      </w:r>
      <w:proofErr w:type="gramStart"/>
      <w:r w:rsidR="005D1338">
        <w:t>credentials</w:t>
      </w:r>
      <w:proofErr w:type="gramEnd"/>
      <w:r w:rsidR="005D1338">
        <w:t xml:space="preserve"> need to be supplied</w:t>
      </w:r>
      <w:r w:rsidR="006D1B3F">
        <w:t>.</w:t>
      </w:r>
      <w:r w:rsidR="005D1338">
        <w:t xml:space="preserve"> </w:t>
      </w:r>
      <w:r w:rsidR="006D1B3F">
        <w:t>T</w:t>
      </w:r>
      <w:r w:rsidR="005D1338">
        <w:t>here are multiple ways to do this, including hardcoding them into the code itself</w:t>
      </w:r>
      <w:r w:rsidR="006D1B3F">
        <w:t>, which</w:t>
      </w:r>
      <w:r w:rsidR="005D1338">
        <w:t xml:space="preserve"> is not recommended, </w:t>
      </w:r>
      <w:commentRangeStart w:id="28"/>
      <w:r w:rsidR="005D1338">
        <w:t xml:space="preserve">as it presents a security risk </w:t>
      </w:r>
      <w:r w:rsidR="005B5B37">
        <w:t>even if they were later removed due to version control systems retaining older versions of code (</w:t>
      </w:r>
      <w:r w:rsidR="00C219B8">
        <w:t>Amazon, 2023d).</w:t>
      </w:r>
      <w:commentRangeEnd w:id="28"/>
      <w:r w:rsidR="00951397">
        <w:rPr>
          <w:rStyle w:val="CommentReference"/>
        </w:rPr>
        <w:commentReference w:id="28"/>
      </w:r>
      <w:r w:rsidR="00C219B8">
        <w:t xml:space="preserve"> </w:t>
      </w:r>
      <w:r w:rsidR="000C6A7C">
        <w:t>Instead,</w:t>
      </w:r>
      <w:r w:rsidR="00985F66">
        <w:t xml:space="preserve"> the recommended approach by AWS is to use two other AWS</w:t>
      </w:r>
      <w:r w:rsidR="000C6A7C">
        <w:t xml:space="preserve"> services,</w:t>
      </w:r>
      <w:r w:rsidR="00985F66">
        <w:t xml:space="preserve"> Cognito </w:t>
      </w:r>
      <w:r w:rsidR="000C6A7C">
        <w:t>and IAM (Identity and Access Management)</w:t>
      </w:r>
      <w:r w:rsidR="0035290A">
        <w:t xml:space="preserve"> (Amazon, 2023e; Amazon, 2023f)</w:t>
      </w:r>
      <w:r w:rsidR="000C6A7C">
        <w:t xml:space="preserve">. </w:t>
      </w:r>
      <w:r w:rsidR="004344A0">
        <w:t>Cognito</w:t>
      </w:r>
      <w:r w:rsidR="00DB073F">
        <w:t xml:space="preserve"> identity pools can be used to generate temporary credentials for the users of the app, which are applied for the role created in IAM. In this case the intention that users will not require accounts, so the users will be unauthenticated, but if that were to change these services could be used to authenticate users.</w:t>
      </w:r>
      <w:r w:rsidR="002F7440">
        <w:t xml:space="preserve"> Once this has been setup then the AWS SDK for JavaScript </w:t>
      </w:r>
      <w:r w:rsidR="005D43CB">
        <w:t xml:space="preserve">was included in the HTML file as shown in </w:t>
      </w:r>
      <w:r w:rsidR="005D43CB" w:rsidRPr="00DF071E">
        <w:rPr>
          <w:color w:val="000000" w:themeColor="text1"/>
        </w:rPr>
        <w:t xml:space="preserve">figure </w:t>
      </w:r>
      <w:r w:rsidR="00DF071E" w:rsidRPr="00DF071E">
        <w:rPr>
          <w:color w:val="000000" w:themeColor="text1"/>
        </w:rPr>
        <w:t>9</w:t>
      </w:r>
      <w:r w:rsidR="005D43CB">
        <w:t xml:space="preserve">, and the Identity Pool ID and </w:t>
      </w:r>
      <w:r w:rsidR="00285A55">
        <w:t>region supplied to the AWS config</w:t>
      </w:r>
      <w:r w:rsidR="00D049AB">
        <w:t xml:space="preserve"> as shown in </w:t>
      </w:r>
      <w:r w:rsidR="00D049AB" w:rsidRPr="00DF071E">
        <w:rPr>
          <w:color w:val="000000" w:themeColor="text1"/>
        </w:rPr>
        <w:t xml:space="preserve">figure </w:t>
      </w:r>
      <w:r w:rsidR="00DF071E" w:rsidRPr="00DF071E">
        <w:rPr>
          <w:color w:val="000000" w:themeColor="text1"/>
        </w:rPr>
        <w:t>9</w:t>
      </w:r>
      <w:r w:rsidR="00D049AB">
        <w:t>. This allows the app access to AWS services, such as DynamoDB.</w:t>
      </w:r>
    </w:p>
    <w:p w14:paraId="7AD77918" w14:textId="77777777" w:rsidR="00DF071E" w:rsidRDefault="005D43CB" w:rsidP="00DF071E">
      <w:pPr>
        <w:keepNext/>
      </w:pPr>
      <w:r>
        <w:rPr>
          <w:noProof/>
        </w:rPr>
        <w:drawing>
          <wp:inline distT="0" distB="0" distL="0" distR="0" wp14:anchorId="0BD25632" wp14:editId="68B4538D">
            <wp:extent cx="5731510" cy="255905"/>
            <wp:effectExtent l="0" t="0" r="2540" b="0"/>
            <wp:docPr id="141440517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405170" name="Picture 1414405170"/>
                    <pic:cNvPicPr/>
                  </pic:nvPicPr>
                  <pic:blipFill>
                    <a:blip r:embed="rId18">
                      <a:extLst>
                        <a:ext uri="{28A0092B-C50C-407E-A947-70E740481C1C}">
                          <a14:useLocalDpi xmlns:a14="http://schemas.microsoft.com/office/drawing/2010/main" val="0"/>
                        </a:ext>
                      </a:extLst>
                    </a:blip>
                    <a:stretch>
                      <a:fillRect/>
                    </a:stretch>
                  </pic:blipFill>
                  <pic:spPr>
                    <a:xfrm>
                      <a:off x="0" y="0"/>
                      <a:ext cx="5731510" cy="255905"/>
                    </a:xfrm>
                    <a:prstGeom prst="rect">
                      <a:avLst/>
                    </a:prstGeom>
                  </pic:spPr>
                </pic:pic>
              </a:graphicData>
            </a:graphic>
          </wp:inline>
        </w:drawing>
      </w:r>
    </w:p>
    <w:p w14:paraId="4B1FF0F3" w14:textId="155AE8EA" w:rsidR="005D43CB" w:rsidRDefault="00DF071E" w:rsidP="00DF071E">
      <w:pPr>
        <w:pStyle w:val="Caption"/>
      </w:pPr>
      <w:r>
        <w:t xml:space="preserve">Figure </w:t>
      </w:r>
      <w:fldSimple w:instr=" SEQ Figure \* ARABIC ">
        <w:r w:rsidR="00254CD8">
          <w:rPr>
            <w:noProof/>
          </w:rPr>
          <w:t>8</w:t>
        </w:r>
      </w:fldSimple>
      <w:r>
        <w:t xml:space="preserve"> AWS SDK in the markup</w:t>
      </w:r>
    </w:p>
    <w:p w14:paraId="457C140D" w14:textId="77777777" w:rsidR="00DF071E" w:rsidRDefault="00D049AB" w:rsidP="00DF071E">
      <w:pPr>
        <w:keepNext/>
      </w:pPr>
      <w:r>
        <w:rPr>
          <w:noProof/>
        </w:rPr>
        <w:drawing>
          <wp:inline distT="0" distB="0" distL="0" distR="0" wp14:anchorId="086ECE22" wp14:editId="366E124D">
            <wp:extent cx="5456393" cy="1242168"/>
            <wp:effectExtent l="0" t="0" r="0" b="0"/>
            <wp:docPr id="1852501639" name="Picture 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501639" name="Picture 4" descr="A screen shot of a computer code&#10;&#10;Description automatically generated with low confidence"/>
                    <pic:cNvPicPr/>
                  </pic:nvPicPr>
                  <pic:blipFill>
                    <a:blip r:embed="rId19">
                      <a:extLst>
                        <a:ext uri="{28A0092B-C50C-407E-A947-70E740481C1C}">
                          <a14:useLocalDpi xmlns:a14="http://schemas.microsoft.com/office/drawing/2010/main" val="0"/>
                        </a:ext>
                      </a:extLst>
                    </a:blip>
                    <a:stretch>
                      <a:fillRect/>
                    </a:stretch>
                  </pic:blipFill>
                  <pic:spPr>
                    <a:xfrm>
                      <a:off x="0" y="0"/>
                      <a:ext cx="5456393" cy="1242168"/>
                    </a:xfrm>
                    <a:prstGeom prst="rect">
                      <a:avLst/>
                    </a:prstGeom>
                  </pic:spPr>
                </pic:pic>
              </a:graphicData>
            </a:graphic>
          </wp:inline>
        </w:drawing>
      </w:r>
    </w:p>
    <w:p w14:paraId="6E88BB17" w14:textId="1375EEE4" w:rsidR="005D43CB" w:rsidRDefault="00DF071E" w:rsidP="00DF071E">
      <w:pPr>
        <w:pStyle w:val="Caption"/>
      </w:pPr>
      <w:r>
        <w:t xml:space="preserve">Figure </w:t>
      </w:r>
      <w:fldSimple w:instr=" SEQ Figure \* ARABIC ">
        <w:r w:rsidR="00254CD8">
          <w:rPr>
            <w:noProof/>
          </w:rPr>
          <w:t>9</w:t>
        </w:r>
      </w:fldSimple>
      <w:r>
        <w:t xml:space="preserve"> AWS Config submitted credentials to allow access to services</w:t>
      </w:r>
    </w:p>
    <w:p w14:paraId="25CFECA8" w14:textId="2F6DC81E" w:rsidR="00D32060" w:rsidRDefault="005D02A2" w:rsidP="00E9717D">
      <w:r>
        <w:t>A function was then written</w:t>
      </w:r>
      <w:r w:rsidR="00E9717D">
        <w:t xml:space="preserve"> called </w:t>
      </w:r>
      <w:proofErr w:type="spellStart"/>
      <w:r w:rsidR="00E9717D">
        <w:t>getServicesFromDatabase</w:t>
      </w:r>
      <w:proofErr w:type="spellEnd"/>
      <w:r w:rsidR="00E9717D">
        <w:t xml:space="preserve"> (</w:t>
      </w:r>
      <w:r w:rsidR="00E9717D" w:rsidRPr="00DF071E">
        <w:rPr>
          <w:color w:val="000000" w:themeColor="text1"/>
        </w:rPr>
        <w:t xml:space="preserve">figure </w:t>
      </w:r>
      <w:r w:rsidR="00DF071E" w:rsidRPr="00DF071E">
        <w:rPr>
          <w:color w:val="000000" w:themeColor="text1"/>
        </w:rPr>
        <w:t>10</w:t>
      </w:r>
      <w:r w:rsidR="00E9717D">
        <w:t>)</w:t>
      </w:r>
      <w:r>
        <w:t xml:space="preserve"> that utilised the API</w:t>
      </w:r>
      <w:r w:rsidR="00E9717D">
        <w:t xml:space="preserve"> with a scan request</w:t>
      </w:r>
      <w:r>
        <w:t xml:space="preserve"> to retrieve all the data</w:t>
      </w:r>
      <w:r w:rsidR="00D32060">
        <w:t xml:space="preserve"> from the DynamoDB Table,</w:t>
      </w:r>
      <w:r>
        <w:t xml:space="preserve"> with the data fed into the </w:t>
      </w:r>
      <w:proofErr w:type="spellStart"/>
      <w:r>
        <w:t>addMarkersToMap</w:t>
      </w:r>
      <w:proofErr w:type="spellEnd"/>
      <w:r w:rsidR="00E9717D">
        <w:t xml:space="preserve"> (</w:t>
      </w:r>
      <w:r w:rsidR="00E9717D" w:rsidRPr="00DF071E">
        <w:rPr>
          <w:color w:val="000000" w:themeColor="text1"/>
        </w:rPr>
        <w:t xml:space="preserve">figure </w:t>
      </w:r>
      <w:r w:rsidR="00DF071E" w:rsidRPr="00DF071E">
        <w:rPr>
          <w:color w:val="000000" w:themeColor="text1"/>
        </w:rPr>
        <w:t>11</w:t>
      </w:r>
      <w:r w:rsidR="00E9717D">
        <w:t>)</w:t>
      </w:r>
      <w:r>
        <w:t xml:space="preserve"> function which has been modified from the example provided by HERE to accept latitude and longitude in the argument.</w:t>
      </w:r>
      <w:r w:rsidR="00E9717D">
        <w:t xml:space="preserve"> This adds the markers to the map at the </w:t>
      </w:r>
      <w:r w:rsidR="00E9717D">
        <w:lastRenderedPageBreak/>
        <w:t xml:space="preserve">given locations and figure </w:t>
      </w:r>
      <w:r w:rsidR="003C22B7">
        <w:t>12</w:t>
      </w:r>
      <w:r w:rsidR="00E9717D">
        <w:t xml:space="preserve"> shows the result shown on the app with two markers placed after being retrieved from the database.</w:t>
      </w:r>
    </w:p>
    <w:p w14:paraId="5954B4E0" w14:textId="77777777" w:rsidR="00DF071E" w:rsidRDefault="00F5676D" w:rsidP="00DF071E">
      <w:pPr>
        <w:keepNext/>
      </w:pPr>
      <w:r>
        <w:rPr>
          <w:noProof/>
        </w:rPr>
        <w:drawing>
          <wp:inline distT="0" distB="0" distL="0" distR="0" wp14:anchorId="3B1FBB94" wp14:editId="6AA2AAAF">
            <wp:extent cx="5631668" cy="3154953"/>
            <wp:effectExtent l="0" t="0" r="7620" b="7620"/>
            <wp:docPr id="1261492019" name="Picture 5" descr="A screen shot of a computer program&#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1492019" name="Picture 5" descr="A screen shot of a computer program&#10;&#10;Description automatically generated with low confidence"/>
                    <pic:cNvPicPr/>
                  </pic:nvPicPr>
                  <pic:blipFill>
                    <a:blip r:embed="rId20">
                      <a:extLst>
                        <a:ext uri="{28A0092B-C50C-407E-A947-70E740481C1C}">
                          <a14:useLocalDpi xmlns:a14="http://schemas.microsoft.com/office/drawing/2010/main" val="0"/>
                        </a:ext>
                      </a:extLst>
                    </a:blip>
                    <a:stretch>
                      <a:fillRect/>
                    </a:stretch>
                  </pic:blipFill>
                  <pic:spPr>
                    <a:xfrm>
                      <a:off x="0" y="0"/>
                      <a:ext cx="5631668" cy="3154953"/>
                    </a:xfrm>
                    <a:prstGeom prst="rect">
                      <a:avLst/>
                    </a:prstGeom>
                  </pic:spPr>
                </pic:pic>
              </a:graphicData>
            </a:graphic>
          </wp:inline>
        </w:drawing>
      </w:r>
    </w:p>
    <w:p w14:paraId="57BABF53" w14:textId="3683146D" w:rsidR="00F5676D" w:rsidRDefault="00DF071E" w:rsidP="00DF071E">
      <w:pPr>
        <w:pStyle w:val="Caption"/>
      </w:pPr>
      <w:r>
        <w:t xml:space="preserve">Figure </w:t>
      </w:r>
      <w:fldSimple w:instr=" SEQ Figure \* ARABIC ">
        <w:r w:rsidR="00254CD8">
          <w:rPr>
            <w:noProof/>
          </w:rPr>
          <w:t>10</w:t>
        </w:r>
      </w:fldSimple>
      <w:r>
        <w:t xml:space="preserve"> </w:t>
      </w:r>
      <w:proofErr w:type="spellStart"/>
      <w:r>
        <w:t>getServicesFromDatabase</w:t>
      </w:r>
      <w:proofErr w:type="spellEnd"/>
      <w:r>
        <w:t xml:space="preserve"> function scanning a DynamoDB table to retrieve all data</w:t>
      </w:r>
    </w:p>
    <w:p w14:paraId="6D86F3FF" w14:textId="77777777" w:rsidR="00DF071E" w:rsidRDefault="00F5676D" w:rsidP="00DF071E">
      <w:pPr>
        <w:keepNext/>
      </w:pPr>
      <w:r>
        <w:rPr>
          <w:noProof/>
        </w:rPr>
        <w:drawing>
          <wp:inline distT="0" distB="0" distL="0" distR="0" wp14:anchorId="50D07EED" wp14:editId="31715F80">
            <wp:extent cx="5174428" cy="883997"/>
            <wp:effectExtent l="0" t="0" r="7620" b="0"/>
            <wp:docPr id="1195246538" name="Picture 6" descr="A picture containing text, screenshot, fon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246538" name="Picture 6" descr="A picture containing text, screenshot, font, lin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174428" cy="883997"/>
                    </a:xfrm>
                    <a:prstGeom prst="rect">
                      <a:avLst/>
                    </a:prstGeom>
                  </pic:spPr>
                </pic:pic>
              </a:graphicData>
            </a:graphic>
          </wp:inline>
        </w:drawing>
      </w:r>
    </w:p>
    <w:p w14:paraId="6E26007C" w14:textId="5ADB0F59" w:rsidR="00F5676D" w:rsidRDefault="00DF071E" w:rsidP="00DF071E">
      <w:pPr>
        <w:pStyle w:val="Caption"/>
      </w:pPr>
      <w:r>
        <w:t xml:space="preserve">Figure </w:t>
      </w:r>
      <w:fldSimple w:instr=" SEQ Figure \* ARABIC ">
        <w:r w:rsidR="00254CD8">
          <w:rPr>
            <w:noProof/>
          </w:rPr>
          <w:t>11</w:t>
        </w:r>
      </w:fldSimple>
      <w:r>
        <w:t xml:space="preserve"> </w:t>
      </w:r>
      <w:proofErr w:type="spellStart"/>
      <w:r>
        <w:t>addMarkersToMap</w:t>
      </w:r>
      <w:proofErr w:type="spellEnd"/>
      <w:r>
        <w:t xml:space="preserve"> function accepting latitude &amp; longitude in the argument</w:t>
      </w:r>
    </w:p>
    <w:p w14:paraId="3D8CB794" w14:textId="77777777" w:rsidR="00F34D55" w:rsidRDefault="00F34D55" w:rsidP="005B46B7"/>
    <w:p w14:paraId="32E20F28" w14:textId="77777777" w:rsidR="003C22B7" w:rsidRDefault="004803CC" w:rsidP="003C22B7">
      <w:pPr>
        <w:keepNext/>
      </w:pPr>
      <w:r>
        <w:rPr>
          <w:noProof/>
        </w:rPr>
        <w:lastRenderedPageBreak/>
        <w:drawing>
          <wp:inline distT="0" distB="0" distL="0" distR="0" wp14:anchorId="118FF391" wp14:editId="29AA900E">
            <wp:extent cx="5731510" cy="5621020"/>
            <wp:effectExtent l="0" t="0" r="2540" b="0"/>
            <wp:docPr id="75467487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4674875" name="Picture 754674875"/>
                    <pic:cNvPicPr/>
                  </pic:nvPicPr>
                  <pic:blipFill>
                    <a:blip r:embed="rId22">
                      <a:extLst>
                        <a:ext uri="{28A0092B-C50C-407E-A947-70E740481C1C}">
                          <a14:useLocalDpi xmlns:a14="http://schemas.microsoft.com/office/drawing/2010/main" val="0"/>
                        </a:ext>
                      </a:extLst>
                    </a:blip>
                    <a:stretch>
                      <a:fillRect/>
                    </a:stretch>
                  </pic:blipFill>
                  <pic:spPr>
                    <a:xfrm>
                      <a:off x="0" y="0"/>
                      <a:ext cx="5731510" cy="5621020"/>
                    </a:xfrm>
                    <a:prstGeom prst="rect">
                      <a:avLst/>
                    </a:prstGeom>
                  </pic:spPr>
                </pic:pic>
              </a:graphicData>
            </a:graphic>
          </wp:inline>
        </w:drawing>
      </w:r>
    </w:p>
    <w:p w14:paraId="11C6E3DF" w14:textId="3ABA89E5" w:rsidR="004803CC" w:rsidRDefault="003C22B7" w:rsidP="003C22B7">
      <w:pPr>
        <w:pStyle w:val="Caption"/>
      </w:pPr>
      <w:r>
        <w:t xml:space="preserve">Figure </w:t>
      </w:r>
      <w:fldSimple w:instr=" SEQ Figure \* ARABIC ">
        <w:r w:rsidR="00254CD8">
          <w:rPr>
            <w:noProof/>
          </w:rPr>
          <w:t>12</w:t>
        </w:r>
      </w:fldSimple>
      <w:r>
        <w:t xml:space="preserve"> Two markers added to the map after their data has been retrieved from the database</w:t>
      </w:r>
    </w:p>
    <w:p w14:paraId="7D837204" w14:textId="77777777" w:rsidR="004803CC" w:rsidRDefault="004803CC" w:rsidP="005B46B7"/>
    <w:p w14:paraId="0C3D6441" w14:textId="5151C63D" w:rsidR="00F34D55" w:rsidRDefault="006D1B3F" w:rsidP="006D1B3F">
      <w:pPr>
        <w:pStyle w:val="Heading4"/>
      </w:pPr>
      <w:bookmarkStart w:id="29" w:name="_Toc139391407"/>
      <w:commentRangeStart w:id="30"/>
      <w:r>
        <w:t>1.3.2.3 Implementing tags</w:t>
      </w:r>
      <w:r w:rsidR="00E9717D">
        <w:t xml:space="preserve"> and info sidebar</w:t>
      </w:r>
      <w:bookmarkEnd w:id="29"/>
      <w:commentRangeEnd w:id="30"/>
      <w:r w:rsidR="00951397">
        <w:rPr>
          <w:rStyle w:val="CommentReference"/>
          <w:rFonts w:asciiTheme="minorHAnsi" w:eastAsiaTheme="minorHAnsi" w:hAnsiTheme="minorHAnsi" w:cstheme="minorBidi"/>
          <w:i w:val="0"/>
          <w:iCs w:val="0"/>
          <w:color w:val="auto"/>
        </w:rPr>
        <w:commentReference w:id="30"/>
      </w:r>
    </w:p>
    <w:p w14:paraId="511DDF92" w14:textId="6B4C8874" w:rsidR="006D1B3F" w:rsidRDefault="0004794B" w:rsidP="006D1B3F">
      <w:proofErr w:type="gramStart"/>
      <w:r>
        <w:t>In order to</w:t>
      </w:r>
      <w:proofErr w:type="gramEnd"/>
      <w:r>
        <w:t xml:space="preserve"> provide information to the user, when</w:t>
      </w:r>
      <w:r w:rsidR="00E9717D">
        <w:t xml:space="preserve"> the map </w:t>
      </w:r>
      <w:proofErr w:type="spellStart"/>
      <w:r w:rsidR="00E9717D">
        <w:t>markers</w:t>
      </w:r>
      <w:proofErr w:type="spellEnd"/>
      <w:r w:rsidR="00E9717D">
        <w:t xml:space="preserve"> are tapped</w:t>
      </w:r>
      <w:r w:rsidR="00C67217">
        <w:t xml:space="preserve"> they should display information</w:t>
      </w:r>
      <w:r w:rsidR="003846AF">
        <w:t xml:space="preserve"> about the service. Arbitrary data can be associated with the marker, so the </w:t>
      </w:r>
      <w:proofErr w:type="spellStart"/>
      <w:r w:rsidR="003846AF">
        <w:t>getServicesFromDatabase</w:t>
      </w:r>
      <w:proofErr w:type="spellEnd"/>
      <w:r w:rsidR="003846AF">
        <w:t xml:space="preserve"> function is modified to pass the </w:t>
      </w:r>
      <w:r w:rsidR="00AE3D8D">
        <w:t>partition key (the unique identifier)</w:t>
      </w:r>
      <w:r w:rsidR="003846AF">
        <w:t xml:space="preserve"> for that service to the </w:t>
      </w:r>
      <w:proofErr w:type="spellStart"/>
      <w:r w:rsidR="003846AF">
        <w:t>addMarkerstoMap</w:t>
      </w:r>
      <w:proofErr w:type="spellEnd"/>
      <w:r w:rsidR="003846AF">
        <w:t xml:space="preserve"> function, which</w:t>
      </w:r>
      <w:r w:rsidR="00AE3D8D">
        <w:t xml:space="preserve"> </w:t>
      </w:r>
      <w:r w:rsidR="00B46A83">
        <w:t xml:space="preserve">is further modified to instead add the markers to a container (and renamed to </w:t>
      </w:r>
      <w:proofErr w:type="spellStart"/>
      <w:r w:rsidR="00B46A83">
        <w:t>addMarkersToContainer</w:t>
      </w:r>
      <w:proofErr w:type="spellEnd"/>
      <w:r w:rsidR="009C5D3B">
        <w:t xml:space="preserve">, shown in </w:t>
      </w:r>
      <w:r w:rsidR="009C5D3B" w:rsidRPr="003C22B7">
        <w:rPr>
          <w:color w:val="000000" w:themeColor="text1"/>
        </w:rPr>
        <w:t xml:space="preserve">figure </w:t>
      </w:r>
      <w:r w:rsidR="003C22B7" w:rsidRPr="003C22B7">
        <w:rPr>
          <w:color w:val="000000" w:themeColor="text1"/>
        </w:rPr>
        <w:t>13</w:t>
      </w:r>
      <w:r w:rsidR="00B46A83">
        <w:t xml:space="preserve">). This is so that an Event Listener can be created for all the objects in the container rather than for each individual marker. When a marker is tapped the Event Listener </w:t>
      </w:r>
      <w:r w:rsidR="009C5D3B">
        <w:t xml:space="preserve">retrieves the partition key and uses it to do a </w:t>
      </w:r>
      <w:proofErr w:type="spellStart"/>
      <w:r w:rsidR="009C5D3B">
        <w:t>getItem</w:t>
      </w:r>
      <w:proofErr w:type="spellEnd"/>
      <w:r w:rsidR="009C5D3B">
        <w:t xml:space="preserve"> request to retrieve the data and inserts that data into the info bar. This is wrapped in an ‘if’ condition to check if the selected service is already displayed so that unnecessary requests to the database are not made. The Event Listener is shown in </w:t>
      </w:r>
      <w:r w:rsidR="009C5D3B" w:rsidRPr="003C22B7">
        <w:rPr>
          <w:color w:val="000000" w:themeColor="text1"/>
        </w:rPr>
        <w:t xml:space="preserve">figure </w:t>
      </w:r>
      <w:r w:rsidR="003C22B7" w:rsidRPr="003C22B7">
        <w:rPr>
          <w:color w:val="000000" w:themeColor="text1"/>
        </w:rPr>
        <w:t>14</w:t>
      </w:r>
      <w:r w:rsidR="009C5D3B">
        <w:t xml:space="preserve"> and the result</w:t>
      </w:r>
      <w:r w:rsidR="00D35AF4">
        <w:t xml:space="preserve"> in figure </w:t>
      </w:r>
      <w:r w:rsidR="003C22B7">
        <w:t>15</w:t>
      </w:r>
      <w:r w:rsidR="00D35AF4">
        <w:t xml:space="preserve"> shows the name</w:t>
      </w:r>
      <w:r w:rsidR="00260700">
        <w:t xml:space="preserve"> of the service </w:t>
      </w:r>
      <w:proofErr w:type="spellStart"/>
      <w:r w:rsidR="00260700">
        <w:t>InTrust</w:t>
      </w:r>
      <w:proofErr w:type="spellEnd"/>
      <w:r w:rsidR="00D35AF4">
        <w:t xml:space="preserve"> correctly retrieved from the database and inserted into the info sidebar</w:t>
      </w:r>
      <w:r w:rsidR="00260700">
        <w:t xml:space="preserve"> replacing the placeholder ‘Support Group’</w:t>
      </w:r>
      <w:r w:rsidR="00D35AF4">
        <w:t>. Currently only the name has been added to the services for the database, but future work will involve fleshing this out.</w:t>
      </w:r>
    </w:p>
    <w:p w14:paraId="415B8F4F" w14:textId="77777777" w:rsidR="003C22B7" w:rsidRDefault="008247DA" w:rsidP="003C22B7">
      <w:pPr>
        <w:keepNext/>
      </w:pPr>
      <w:r>
        <w:rPr>
          <w:noProof/>
        </w:rPr>
        <w:lastRenderedPageBreak/>
        <w:drawing>
          <wp:inline distT="0" distB="0" distL="0" distR="0" wp14:anchorId="56AD599A" wp14:editId="326DEAFA">
            <wp:extent cx="5086350" cy="1952625"/>
            <wp:effectExtent l="0" t="0" r="0" b="9525"/>
            <wp:docPr id="13" name="Picture 13"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font&#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86350" cy="1952625"/>
                    </a:xfrm>
                    <a:prstGeom prst="rect">
                      <a:avLst/>
                    </a:prstGeom>
                  </pic:spPr>
                </pic:pic>
              </a:graphicData>
            </a:graphic>
          </wp:inline>
        </w:drawing>
      </w:r>
    </w:p>
    <w:p w14:paraId="415C05EC" w14:textId="1E65D369" w:rsidR="006D1B3F" w:rsidRDefault="003C22B7" w:rsidP="003C22B7">
      <w:pPr>
        <w:pStyle w:val="Caption"/>
      </w:pPr>
      <w:r>
        <w:t xml:space="preserve">Figure </w:t>
      </w:r>
      <w:fldSimple w:instr=" SEQ Figure \* ARABIC ">
        <w:r w:rsidR="00254CD8">
          <w:rPr>
            <w:noProof/>
          </w:rPr>
          <w:t>13</w:t>
        </w:r>
      </w:fldSimple>
      <w:r>
        <w:t xml:space="preserve"> </w:t>
      </w:r>
      <w:proofErr w:type="spellStart"/>
      <w:r>
        <w:t>addMarkersToContainer</w:t>
      </w:r>
      <w:proofErr w:type="spellEnd"/>
      <w:r>
        <w:t xml:space="preserve"> function adds marker objects to a container with arbitrary data</w:t>
      </w:r>
    </w:p>
    <w:p w14:paraId="0CE6FA75" w14:textId="77777777" w:rsidR="003C22B7" w:rsidRDefault="008247DA" w:rsidP="003C22B7">
      <w:pPr>
        <w:keepNext/>
      </w:pPr>
      <w:r>
        <w:rPr>
          <w:noProof/>
        </w:rPr>
        <w:drawing>
          <wp:inline distT="0" distB="0" distL="0" distR="0" wp14:anchorId="4B4001EB" wp14:editId="1D7DD6A5">
            <wp:extent cx="5731510" cy="2971800"/>
            <wp:effectExtent l="0" t="0" r="2540" b="0"/>
            <wp:docPr id="14" name="Picture 14"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 shot of a computer code&#10;&#10;Description automatically generated with low confidence"/>
                    <pic:cNvPicPr/>
                  </pic:nvPicPr>
                  <pic:blipFill>
                    <a:blip r:embed="rId24">
                      <a:extLst>
                        <a:ext uri="{28A0092B-C50C-407E-A947-70E740481C1C}">
                          <a14:useLocalDpi xmlns:a14="http://schemas.microsoft.com/office/drawing/2010/main" val="0"/>
                        </a:ext>
                      </a:extLst>
                    </a:blip>
                    <a:stretch>
                      <a:fillRect/>
                    </a:stretch>
                  </pic:blipFill>
                  <pic:spPr>
                    <a:xfrm>
                      <a:off x="0" y="0"/>
                      <a:ext cx="5731510" cy="2971800"/>
                    </a:xfrm>
                    <a:prstGeom prst="rect">
                      <a:avLst/>
                    </a:prstGeom>
                  </pic:spPr>
                </pic:pic>
              </a:graphicData>
            </a:graphic>
          </wp:inline>
        </w:drawing>
      </w:r>
    </w:p>
    <w:p w14:paraId="4A3D1AE4" w14:textId="09CEEA5E" w:rsidR="008247DA" w:rsidRDefault="003C22B7" w:rsidP="003C22B7">
      <w:pPr>
        <w:pStyle w:val="Caption"/>
      </w:pPr>
      <w:r>
        <w:t xml:space="preserve">Figure </w:t>
      </w:r>
      <w:fldSimple w:instr=" SEQ Figure \* ARABIC ">
        <w:r w:rsidR="00254CD8">
          <w:rPr>
            <w:noProof/>
          </w:rPr>
          <w:t>14</w:t>
        </w:r>
      </w:fldSimple>
      <w:r>
        <w:t xml:space="preserve"> Event listener retrieving the single item from the database associated with the tapped marker</w:t>
      </w:r>
    </w:p>
    <w:p w14:paraId="4B516EBD" w14:textId="77777777" w:rsidR="003C22B7" w:rsidRDefault="008247DA" w:rsidP="003C22B7">
      <w:pPr>
        <w:keepNext/>
      </w:pPr>
      <w:r>
        <w:rPr>
          <w:noProof/>
        </w:rPr>
        <w:drawing>
          <wp:inline distT="0" distB="0" distL="0" distR="0" wp14:anchorId="230676AB" wp14:editId="0E7EB602">
            <wp:extent cx="4419600" cy="1428750"/>
            <wp:effectExtent l="0" t="0" r="0" b="0"/>
            <wp:docPr id="15" name="Picture 15" descr="A picture containing text, screenshot, font, rectang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screenshot, font, rectangle&#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4419600" cy="1428750"/>
                    </a:xfrm>
                    <a:prstGeom prst="rect">
                      <a:avLst/>
                    </a:prstGeom>
                  </pic:spPr>
                </pic:pic>
              </a:graphicData>
            </a:graphic>
          </wp:inline>
        </w:drawing>
      </w:r>
    </w:p>
    <w:p w14:paraId="42C4A6DF" w14:textId="0F29A686" w:rsidR="008247DA" w:rsidRDefault="003C22B7" w:rsidP="003C22B7">
      <w:pPr>
        <w:pStyle w:val="Caption"/>
      </w:pPr>
      <w:r>
        <w:t xml:space="preserve">Figure </w:t>
      </w:r>
      <w:fldSimple w:instr=" SEQ Figure \* ARABIC ">
        <w:r w:rsidR="00254CD8">
          <w:rPr>
            <w:noProof/>
          </w:rPr>
          <w:t>15</w:t>
        </w:r>
      </w:fldSimple>
      <w:r>
        <w:t xml:space="preserve"> Name in the info sidebar changed from the placeholder to the one retrieved from the database</w:t>
      </w:r>
    </w:p>
    <w:p w14:paraId="66187526" w14:textId="749A18C4" w:rsidR="008247DA" w:rsidRDefault="008247DA" w:rsidP="006D1B3F"/>
    <w:p w14:paraId="56B50E0A" w14:textId="7AE872C4" w:rsidR="00232C37" w:rsidRDefault="00232C37" w:rsidP="006D1B3F"/>
    <w:p w14:paraId="4287C0F0" w14:textId="6D019B37" w:rsidR="00232C37" w:rsidRDefault="00232C37" w:rsidP="006D1B3F"/>
    <w:p w14:paraId="71AC79A0" w14:textId="77777777" w:rsidR="00232C37" w:rsidRDefault="00232C37" w:rsidP="006D1B3F"/>
    <w:p w14:paraId="663B220D" w14:textId="6CD1D865" w:rsidR="00F22662" w:rsidRDefault="008247DA" w:rsidP="006D1B3F">
      <w:r>
        <w:lastRenderedPageBreak/>
        <w:t>To implement the tags that would filter the services by type, firstly the html markup was changed so that the placeholder buttons were replaced with checkboxes so that the user can mix and match which services they would like to be displayed at once</w:t>
      </w:r>
      <w:r w:rsidR="002423C8">
        <w:t>.</w:t>
      </w:r>
      <w:r>
        <w:t xml:space="preserve"> </w:t>
      </w:r>
      <w:r w:rsidR="002423C8">
        <w:t>Additionally, the scan operation which was previously used to return all items in the DynamoDB table can also have filter conditions applied so that only specific results are returned (</w:t>
      </w:r>
      <w:proofErr w:type="spellStart"/>
      <w:r w:rsidR="002423C8" w:rsidRPr="0035290A">
        <w:rPr>
          <w:color w:val="000000" w:themeColor="text1"/>
        </w:rPr>
        <w:t>Tankariya</w:t>
      </w:r>
      <w:proofErr w:type="spellEnd"/>
      <w:r w:rsidR="002423C8" w:rsidRPr="0035290A">
        <w:rPr>
          <w:color w:val="000000" w:themeColor="text1"/>
        </w:rPr>
        <w:t xml:space="preserve"> &amp; Parmar, 2015</w:t>
      </w:r>
      <w:r w:rsidR="002423C8">
        <w:t>). E</w:t>
      </w:r>
      <w:r>
        <w:t xml:space="preserve">ach time a checkbox is checked or unchecked, it triggers a function </w:t>
      </w:r>
      <w:proofErr w:type="spellStart"/>
      <w:r>
        <w:t>checkService</w:t>
      </w:r>
      <w:proofErr w:type="spellEnd"/>
      <w:r w:rsidR="00C9349F">
        <w:t xml:space="preserve"> (shown </w:t>
      </w:r>
      <w:r w:rsidR="00C9349F" w:rsidRPr="003C22B7">
        <w:rPr>
          <w:color w:val="000000" w:themeColor="text1"/>
        </w:rPr>
        <w:t xml:space="preserve">in figure </w:t>
      </w:r>
      <w:r w:rsidR="003C22B7" w:rsidRPr="003C22B7">
        <w:rPr>
          <w:color w:val="000000" w:themeColor="text1"/>
        </w:rPr>
        <w:t>16</w:t>
      </w:r>
      <w:r w:rsidR="00C9349F">
        <w:t>)</w:t>
      </w:r>
      <w:r>
        <w:t xml:space="preserve"> which</w:t>
      </w:r>
      <w:r w:rsidR="006F4055">
        <w:t xml:space="preserve"> checks which tags are selected</w:t>
      </w:r>
      <w:r w:rsidR="00C9349F">
        <w:t>.</w:t>
      </w:r>
      <w:r w:rsidR="006F4055">
        <w:t xml:space="preserve"> </w:t>
      </w:r>
      <w:r w:rsidR="00C9349F">
        <w:t>It</w:t>
      </w:r>
      <w:r w:rsidR="006F4055">
        <w:t xml:space="preserve"> then constructs a JSON object with the </w:t>
      </w:r>
      <w:r w:rsidR="00C9349F">
        <w:t xml:space="preserve">types of service which the user wishes to be </w:t>
      </w:r>
      <w:r w:rsidR="00C115C1">
        <w:t>displayed and</w:t>
      </w:r>
      <w:r w:rsidR="00C9349F">
        <w:t xml:space="preserve"> creates a Filter Expression which uses an IN operator to check for the checked services in the ‘type’ attribute</w:t>
      </w:r>
      <w:r w:rsidR="004E0917">
        <w:t xml:space="preserve"> in the DynamoDB table. All the current markers are </w:t>
      </w:r>
      <w:r w:rsidR="00C115C1">
        <w:t>removed,</w:t>
      </w:r>
      <w:r w:rsidR="00FF31CD">
        <w:t xml:space="preserve"> and the </w:t>
      </w:r>
      <w:r w:rsidR="00C115C1">
        <w:t>F</w:t>
      </w:r>
      <w:r w:rsidR="00FF31CD">
        <w:t>ilter</w:t>
      </w:r>
      <w:r w:rsidR="00C115C1">
        <w:t xml:space="preserve"> Expression and JSON object are</w:t>
      </w:r>
      <w:r w:rsidR="00FF31CD">
        <w:t xml:space="preserve"> sent with</w:t>
      </w:r>
      <w:r w:rsidR="00C115C1">
        <w:t xml:space="preserve"> scan request, with the results being added to the map in the same way as described previously. The result is shown </w:t>
      </w:r>
      <w:r w:rsidR="00C115C1" w:rsidRPr="003C22B7">
        <w:rPr>
          <w:color w:val="000000" w:themeColor="text1"/>
        </w:rPr>
        <w:t xml:space="preserve">in figure </w:t>
      </w:r>
      <w:r w:rsidR="003C22B7" w:rsidRPr="003C22B7">
        <w:rPr>
          <w:color w:val="000000" w:themeColor="text1"/>
        </w:rPr>
        <w:t>17</w:t>
      </w:r>
      <w:r w:rsidR="00C115C1" w:rsidRPr="003C22B7">
        <w:rPr>
          <w:color w:val="000000" w:themeColor="text1"/>
        </w:rPr>
        <w:t xml:space="preserve"> </w:t>
      </w:r>
      <w:r w:rsidR="00C115C1">
        <w:t>with the tags for peer support and hair removal selected and those services being displayed on the map.</w:t>
      </w:r>
      <w:r w:rsidR="00F22662">
        <w:t xml:space="preserve"> </w:t>
      </w:r>
    </w:p>
    <w:p w14:paraId="6F7FAF62" w14:textId="107832FF" w:rsidR="00F22662" w:rsidRDefault="00F22662" w:rsidP="006D1B3F"/>
    <w:p w14:paraId="53C02325" w14:textId="77777777" w:rsidR="003C22B7" w:rsidRDefault="00C9349F" w:rsidP="003C22B7">
      <w:pPr>
        <w:keepNext/>
      </w:pPr>
      <w:r>
        <w:rPr>
          <w:noProof/>
        </w:rPr>
        <w:lastRenderedPageBreak/>
        <w:drawing>
          <wp:inline distT="0" distB="0" distL="0" distR="0" wp14:anchorId="4F375A08" wp14:editId="57576958">
            <wp:extent cx="5731510" cy="7736205"/>
            <wp:effectExtent l="0" t="0" r="2540" b="0"/>
            <wp:docPr id="16" name="Picture 16" descr="A screen shot of a computer cod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 shot of a computer code&#10;&#10;Description automatically generated with low confidence"/>
                    <pic:cNvPicPr/>
                  </pic:nvPicPr>
                  <pic:blipFill>
                    <a:blip r:embed="rId26">
                      <a:extLst>
                        <a:ext uri="{28A0092B-C50C-407E-A947-70E740481C1C}">
                          <a14:useLocalDpi xmlns:a14="http://schemas.microsoft.com/office/drawing/2010/main" val="0"/>
                        </a:ext>
                      </a:extLst>
                    </a:blip>
                    <a:stretch>
                      <a:fillRect/>
                    </a:stretch>
                  </pic:blipFill>
                  <pic:spPr>
                    <a:xfrm>
                      <a:off x="0" y="0"/>
                      <a:ext cx="5731510" cy="7736205"/>
                    </a:xfrm>
                    <a:prstGeom prst="rect">
                      <a:avLst/>
                    </a:prstGeom>
                  </pic:spPr>
                </pic:pic>
              </a:graphicData>
            </a:graphic>
          </wp:inline>
        </w:drawing>
      </w:r>
    </w:p>
    <w:p w14:paraId="048D86DD" w14:textId="627AAD52" w:rsidR="008247DA" w:rsidRDefault="003C22B7" w:rsidP="003C22B7">
      <w:pPr>
        <w:pStyle w:val="Caption"/>
      </w:pPr>
      <w:r>
        <w:t xml:space="preserve">Figure </w:t>
      </w:r>
      <w:fldSimple w:instr=" SEQ Figure \* ARABIC ">
        <w:r w:rsidR="00254CD8">
          <w:rPr>
            <w:noProof/>
          </w:rPr>
          <w:t>16</w:t>
        </w:r>
      </w:fldSimple>
      <w:r>
        <w:t xml:space="preserve"> </w:t>
      </w:r>
      <w:proofErr w:type="spellStart"/>
      <w:r>
        <w:t>checkService</w:t>
      </w:r>
      <w:proofErr w:type="spellEnd"/>
      <w:r>
        <w:t xml:space="preserve"> function constructing a filter expression to submit to DynamoDB based on user selected tags</w:t>
      </w:r>
    </w:p>
    <w:p w14:paraId="11A6CA48" w14:textId="415A9FE9" w:rsidR="008247DA" w:rsidRDefault="008247DA" w:rsidP="006D1B3F"/>
    <w:p w14:paraId="2C8BC44B" w14:textId="77777777" w:rsidR="003C22B7" w:rsidRDefault="00C115C1" w:rsidP="003C22B7">
      <w:pPr>
        <w:keepNext/>
      </w:pPr>
      <w:r>
        <w:rPr>
          <w:noProof/>
        </w:rPr>
        <w:lastRenderedPageBreak/>
        <w:drawing>
          <wp:inline distT="0" distB="0" distL="0" distR="0" wp14:anchorId="3D98FBCE" wp14:editId="05FD8255">
            <wp:extent cx="5731510" cy="5656580"/>
            <wp:effectExtent l="0" t="0" r="2540" b="1270"/>
            <wp:docPr id="17" name="Picture 17"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map&#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5731510" cy="5656580"/>
                    </a:xfrm>
                    <a:prstGeom prst="rect">
                      <a:avLst/>
                    </a:prstGeom>
                  </pic:spPr>
                </pic:pic>
              </a:graphicData>
            </a:graphic>
          </wp:inline>
        </w:drawing>
      </w:r>
    </w:p>
    <w:p w14:paraId="4CB5738D" w14:textId="3CED60FA" w:rsidR="008247DA" w:rsidRDefault="003C22B7" w:rsidP="003C22B7">
      <w:pPr>
        <w:pStyle w:val="Caption"/>
      </w:pPr>
      <w:r>
        <w:t xml:space="preserve">Figure </w:t>
      </w:r>
      <w:fldSimple w:instr=" SEQ Figure \* ARABIC ">
        <w:r w:rsidR="00254CD8">
          <w:rPr>
            <w:noProof/>
          </w:rPr>
          <w:t>17</w:t>
        </w:r>
      </w:fldSimple>
      <w:r>
        <w:t xml:space="preserve"> The result of tags being selected by the user with peer support and hair removal markers correctly showing on the map</w:t>
      </w:r>
    </w:p>
    <w:p w14:paraId="57AA0C0C" w14:textId="51AA764E" w:rsidR="00C115C1" w:rsidRDefault="00C115C1" w:rsidP="006D1B3F"/>
    <w:p w14:paraId="13896DB9" w14:textId="1A430E74" w:rsidR="00226E50" w:rsidRDefault="00226E50" w:rsidP="006D1B3F"/>
    <w:p w14:paraId="198E2D1E" w14:textId="0537C9D2" w:rsidR="00226E50" w:rsidRDefault="00226E50" w:rsidP="006D1B3F"/>
    <w:p w14:paraId="48462FF1" w14:textId="52E9DD32" w:rsidR="00226E50" w:rsidRDefault="00226E50" w:rsidP="006D1B3F"/>
    <w:p w14:paraId="70D7B9A7" w14:textId="7D151B32" w:rsidR="00226E50" w:rsidRDefault="00226E50" w:rsidP="006D1B3F"/>
    <w:p w14:paraId="2DC159F5" w14:textId="043A3A8C" w:rsidR="00226E50" w:rsidRDefault="00226E50" w:rsidP="006D1B3F"/>
    <w:p w14:paraId="48E4B060" w14:textId="494B7217" w:rsidR="00226E50" w:rsidRDefault="00226E50" w:rsidP="006D1B3F"/>
    <w:p w14:paraId="6E64BD4F" w14:textId="69067DB5" w:rsidR="00226E50" w:rsidRDefault="00226E50" w:rsidP="006D1B3F"/>
    <w:p w14:paraId="400E70C4" w14:textId="77777777" w:rsidR="00226E50" w:rsidRPr="006D1B3F" w:rsidRDefault="00226E50" w:rsidP="006D1B3F"/>
    <w:p w14:paraId="63CDF5BD" w14:textId="571D0A23" w:rsidR="00FB7075" w:rsidRDefault="00FB7075" w:rsidP="00FB7075">
      <w:pPr>
        <w:pStyle w:val="Heading3"/>
      </w:pPr>
      <w:bookmarkStart w:id="31" w:name="_Toc139391408"/>
      <w:commentRangeStart w:id="32"/>
      <w:r>
        <w:lastRenderedPageBreak/>
        <w:t>1.3.3 Future Plan</w:t>
      </w:r>
      <w:bookmarkEnd w:id="31"/>
      <w:commentRangeEnd w:id="32"/>
      <w:r w:rsidR="00951397">
        <w:rPr>
          <w:rStyle w:val="CommentReference"/>
          <w:rFonts w:asciiTheme="minorHAnsi" w:eastAsiaTheme="minorHAnsi" w:hAnsiTheme="minorHAnsi" w:cstheme="minorBidi"/>
          <w:color w:val="auto"/>
        </w:rPr>
        <w:commentReference w:id="32"/>
      </w:r>
    </w:p>
    <w:p w14:paraId="101ABD7B" w14:textId="26A5EE3F" w:rsidR="00631B2D" w:rsidRDefault="00631B2D" w:rsidP="00631B2D">
      <w:r>
        <w:t>Tasks</w:t>
      </w:r>
      <w:r w:rsidR="00EB6E81">
        <w:t xml:space="preserve"> (denoted by ‘T’)</w:t>
      </w:r>
      <w:r>
        <w:t xml:space="preserve"> and subtasks</w:t>
      </w:r>
      <w:r w:rsidR="00EB6E81">
        <w:t xml:space="preserve"> (denoted by ‘S’)</w:t>
      </w:r>
      <w:r>
        <w:t>:</w:t>
      </w:r>
    </w:p>
    <w:p w14:paraId="62365FF4" w14:textId="3CAE2AA3" w:rsidR="00631B2D" w:rsidRDefault="00631B2D" w:rsidP="00631B2D">
      <w:pPr>
        <w:pStyle w:val="ListParagraph"/>
        <w:numPr>
          <w:ilvl w:val="0"/>
          <w:numId w:val="19"/>
        </w:numPr>
      </w:pPr>
      <w:r>
        <w:t>Finish Map</w:t>
      </w:r>
      <w:r w:rsidR="00356804">
        <w:t xml:space="preserve"> (T1)</w:t>
      </w:r>
    </w:p>
    <w:p w14:paraId="6B55CDC6" w14:textId="378126AB" w:rsidR="00631B2D" w:rsidRDefault="00631B2D" w:rsidP="00631B2D">
      <w:pPr>
        <w:pStyle w:val="ListParagraph"/>
        <w:numPr>
          <w:ilvl w:val="1"/>
          <w:numId w:val="19"/>
        </w:numPr>
      </w:pPr>
      <w:r>
        <w:t>Review styling for tag buttons and info sidebar</w:t>
      </w:r>
      <w:r w:rsidR="00356804">
        <w:t xml:space="preserve"> (S1)</w:t>
      </w:r>
    </w:p>
    <w:p w14:paraId="68E4F6EA" w14:textId="2B4C9725" w:rsidR="00631B2D" w:rsidRDefault="00631B2D" w:rsidP="00631B2D">
      <w:pPr>
        <w:pStyle w:val="ListParagraph"/>
        <w:numPr>
          <w:ilvl w:val="1"/>
          <w:numId w:val="19"/>
        </w:numPr>
      </w:pPr>
      <w:r>
        <w:t>Labels for map markers</w:t>
      </w:r>
      <w:r w:rsidR="00356804">
        <w:t xml:space="preserve"> (S2)</w:t>
      </w:r>
    </w:p>
    <w:p w14:paraId="55D77C25" w14:textId="48AA2456" w:rsidR="00631B2D" w:rsidRDefault="00631B2D" w:rsidP="00631B2D">
      <w:pPr>
        <w:pStyle w:val="ListParagraph"/>
        <w:numPr>
          <w:ilvl w:val="1"/>
          <w:numId w:val="19"/>
        </w:numPr>
      </w:pPr>
      <w:r>
        <w:t>Colour code map markers &amp; tag buttons</w:t>
      </w:r>
      <w:r w:rsidR="00356804">
        <w:t xml:space="preserve"> (S3)</w:t>
      </w:r>
    </w:p>
    <w:p w14:paraId="1ECAB70C" w14:textId="0624278F" w:rsidR="00631B2D" w:rsidRDefault="00631B2D" w:rsidP="00631B2D">
      <w:pPr>
        <w:pStyle w:val="ListParagraph"/>
        <w:numPr>
          <w:ilvl w:val="1"/>
          <w:numId w:val="19"/>
        </w:numPr>
      </w:pPr>
      <w:r>
        <w:t>Input description &amp; contact information into the DynamoDB table</w:t>
      </w:r>
      <w:r w:rsidR="00356804">
        <w:t xml:space="preserve"> (S4)</w:t>
      </w:r>
    </w:p>
    <w:p w14:paraId="0EAEEF1C" w14:textId="675497A6" w:rsidR="00631B2D" w:rsidRDefault="00631B2D" w:rsidP="00631B2D">
      <w:pPr>
        <w:pStyle w:val="ListParagraph"/>
        <w:numPr>
          <w:ilvl w:val="1"/>
          <w:numId w:val="19"/>
        </w:numPr>
      </w:pPr>
      <w:r>
        <w:t>Make info sidebar pop out when a marker is tapped</w:t>
      </w:r>
      <w:r w:rsidR="00356804">
        <w:t xml:space="preserve"> (S5)</w:t>
      </w:r>
    </w:p>
    <w:p w14:paraId="06CAF2AC" w14:textId="6FA64BB5" w:rsidR="00631B2D" w:rsidRDefault="00631B2D" w:rsidP="00631B2D">
      <w:pPr>
        <w:pStyle w:val="ListParagraph"/>
        <w:numPr>
          <w:ilvl w:val="1"/>
          <w:numId w:val="19"/>
        </w:numPr>
      </w:pPr>
      <w:r>
        <w:t>Load description and contact details into info sidebar with contact details interactive</w:t>
      </w:r>
      <w:r w:rsidR="00356804">
        <w:t xml:space="preserve"> (S6)</w:t>
      </w:r>
    </w:p>
    <w:p w14:paraId="64493699" w14:textId="63926B06" w:rsidR="00C209C6" w:rsidRDefault="00C209C6" w:rsidP="00631B2D">
      <w:pPr>
        <w:pStyle w:val="ListParagraph"/>
        <w:numPr>
          <w:ilvl w:val="1"/>
          <w:numId w:val="19"/>
        </w:numPr>
      </w:pPr>
      <w:r>
        <w:t xml:space="preserve">Add </w:t>
      </w:r>
      <w:proofErr w:type="spellStart"/>
      <w:r>
        <w:t>Masc</w:t>
      </w:r>
      <w:proofErr w:type="spellEnd"/>
      <w:r>
        <w:t>/Femme/Both tags as radio buttons</w:t>
      </w:r>
      <w:r w:rsidR="00356804">
        <w:t xml:space="preserve"> (S7)</w:t>
      </w:r>
    </w:p>
    <w:p w14:paraId="22EF1DD1" w14:textId="451AEB95" w:rsidR="00631B2D" w:rsidRDefault="00631B2D" w:rsidP="00631B2D">
      <w:pPr>
        <w:pStyle w:val="ListParagraph"/>
        <w:numPr>
          <w:ilvl w:val="0"/>
          <w:numId w:val="19"/>
        </w:numPr>
      </w:pPr>
      <w:r>
        <w:t>Search function</w:t>
      </w:r>
      <w:r w:rsidR="00356804">
        <w:t xml:space="preserve"> (T2)</w:t>
      </w:r>
    </w:p>
    <w:p w14:paraId="2281E824" w14:textId="719F3E1B" w:rsidR="0041772D" w:rsidRDefault="0041772D" w:rsidP="0041772D">
      <w:pPr>
        <w:pStyle w:val="ListParagraph"/>
        <w:numPr>
          <w:ilvl w:val="1"/>
          <w:numId w:val="19"/>
        </w:numPr>
      </w:pPr>
      <w:r>
        <w:t>HTML markup for search bar</w:t>
      </w:r>
      <w:r w:rsidR="00356804">
        <w:t xml:space="preserve"> (S1)</w:t>
      </w:r>
    </w:p>
    <w:p w14:paraId="37F202D0" w14:textId="180FA95A" w:rsidR="0041772D" w:rsidRDefault="0041772D" w:rsidP="0041772D">
      <w:pPr>
        <w:pStyle w:val="ListParagraph"/>
        <w:numPr>
          <w:ilvl w:val="1"/>
          <w:numId w:val="19"/>
        </w:numPr>
      </w:pPr>
      <w:r>
        <w:t>JavaScript for scan / query of DynamoDB Table based on user input to the search bar</w:t>
      </w:r>
      <w:r w:rsidR="00356804">
        <w:t xml:space="preserve"> (S2)</w:t>
      </w:r>
    </w:p>
    <w:p w14:paraId="6315A333" w14:textId="1311D457" w:rsidR="00631B2D" w:rsidRDefault="00631B2D" w:rsidP="00631B2D">
      <w:pPr>
        <w:pStyle w:val="ListParagraph"/>
        <w:numPr>
          <w:ilvl w:val="0"/>
          <w:numId w:val="19"/>
        </w:numPr>
      </w:pPr>
      <w:r>
        <w:t>Events Calendar</w:t>
      </w:r>
      <w:r w:rsidR="00356804">
        <w:t xml:space="preserve"> (T3)</w:t>
      </w:r>
    </w:p>
    <w:p w14:paraId="589A02BA" w14:textId="2FE2E6F3" w:rsidR="00631B2D" w:rsidRDefault="00631B2D" w:rsidP="00631B2D">
      <w:pPr>
        <w:pStyle w:val="ListParagraph"/>
        <w:numPr>
          <w:ilvl w:val="1"/>
          <w:numId w:val="19"/>
        </w:numPr>
      </w:pPr>
      <w:r>
        <w:t>Create DynamoDB Table for the events</w:t>
      </w:r>
      <w:r w:rsidR="00356804">
        <w:t xml:space="preserve"> (S1)</w:t>
      </w:r>
    </w:p>
    <w:p w14:paraId="688B709D" w14:textId="4E6DAE02" w:rsidR="00631B2D" w:rsidRDefault="00631B2D" w:rsidP="00631B2D">
      <w:pPr>
        <w:pStyle w:val="ListParagraph"/>
        <w:numPr>
          <w:ilvl w:val="1"/>
          <w:numId w:val="19"/>
        </w:numPr>
      </w:pPr>
      <w:r>
        <w:t>Create calendar in the HTML Markup</w:t>
      </w:r>
      <w:r w:rsidR="00356804">
        <w:t xml:space="preserve"> (S2)</w:t>
      </w:r>
    </w:p>
    <w:p w14:paraId="244DFAAA" w14:textId="44AD0BB4" w:rsidR="00631B2D" w:rsidRDefault="00631B2D" w:rsidP="00631B2D">
      <w:pPr>
        <w:pStyle w:val="ListParagraph"/>
        <w:numPr>
          <w:ilvl w:val="1"/>
          <w:numId w:val="19"/>
        </w:numPr>
      </w:pPr>
      <w:r>
        <w:t xml:space="preserve">Setup a discord bot to pull </w:t>
      </w:r>
      <w:r w:rsidR="0041772D">
        <w:t>event info from Trans Liverpool discord server and do a put request to DynamoDB</w:t>
      </w:r>
      <w:r w:rsidR="00356804">
        <w:t xml:space="preserve"> (S3)</w:t>
      </w:r>
    </w:p>
    <w:p w14:paraId="2A6D697C" w14:textId="346881AB" w:rsidR="00205D75" w:rsidRDefault="009871CF" w:rsidP="005B46B7">
      <w:pPr>
        <w:pStyle w:val="ListParagraph"/>
        <w:numPr>
          <w:ilvl w:val="1"/>
          <w:numId w:val="19"/>
        </w:numPr>
      </w:pPr>
      <w:r>
        <w:t>Ensure events in the past are deleted from the DynamoDB Table</w:t>
      </w:r>
      <w:r w:rsidR="00356804">
        <w:t xml:space="preserve"> (S4)</w:t>
      </w:r>
    </w:p>
    <w:p w14:paraId="319960C1" w14:textId="77777777" w:rsidR="00356804" w:rsidRDefault="00356804" w:rsidP="00356804"/>
    <w:p w14:paraId="3E8D3DD7" w14:textId="4101AE2E" w:rsidR="00232C37" w:rsidRDefault="00232C37" w:rsidP="00232C37">
      <w:pPr>
        <w:pStyle w:val="Caption"/>
        <w:keepNext/>
      </w:pPr>
      <w:r>
        <w:t xml:space="preserve">Table </w:t>
      </w:r>
      <w:fldSimple w:instr=" SEQ Table \* ARABIC ">
        <w:r w:rsidR="00254CD8">
          <w:rPr>
            <w:noProof/>
          </w:rPr>
          <w:t>1</w:t>
        </w:r>
      </w:fldSimple>
      <w:r>
        <w:t xml:space="preserve"> July task &amp; subtask planner</w:t>
      </w:r>
    </w:p>
    <w:tbl>
      <w:tblPr>
        <w:tblStyle w:val="Calendar3"/>
        <w:tblW w:w="0" w:type="auto"/>
        <w:tblLook w:val="05A0" w:firstRow="1" w:lastRow="0" w:firstColumn="1" w:lastColumn="1" w:noHBand="0" w:noVBand="1"/>
      </w:tblPr>
      <w:tblGrid>
        <w:gridCol w:w="879"/>
        <w:gridCol w:w="222"/>
        <w:gridCol w:w="14"/>
        <w:gridCol w:w="970"/>
        <w:gridCol w:w="14"/>
        <w:gridCol w:w="208"/>
        <w:gridCol w:w="14"/>
        <w:gridCol w:w="961"/>
        <w:gridCol w:w="16"/>
        <w:gridCol w:w="208"/>
        <w:gridCol w:w="14"/>
        <w:gridCol w:w="850"/>
        <w:gridCol w:w="14"/>
        <w:gridCol w:w="208"/>
        <w:gridCol w:w="14"/>
        <w:gridCol w:w="850"/>
        <w:gridCol w:w="14"/>
        <w:gridCol w:w="208"/>
        <w:gridCol w:w="14"/>
        <w:gridCol w:w="865"/>
        <w:gridCol w:w="14"/>
        <w:gridCol w:w="222"/>
        <w:gridCol w:w="14"/>
        <w:gridCol w:w="855"/>
        <w:gridCol w:w="14"/>
        <w:gridCol w:w="14"/>
      </w:tblGrid>
      <w:tr w:rsidR="00356804" w14:paraId="7033FF9E" w14:textId="77777777" w:rsidTr="003D7AE2">
        <w:trPr>
          <w:gridAfter w:val="2"/>
          <w:cnfStyle w:val="100000000000" w:firstRow="1" w:lastRow="0" w:firstColumn="0" w:lastColumn="0" w:oddVBand="0" w:evenVBand="0" w:oddHBand="0" w:evenHBand="0" w:firstRowFirstColumn="0" w:firstRowLastColumn="0" w:lastRowFirstColumn="0" w:lastRowLastColumn="0"/>
          <w:wAfter w:w="28" w:type="dxa"/>
          <w:trHeight w:val="810"/>
        </w:trPr>
        <w:tc>
          <w:tcPr>
            <w:cnfStyle w:val="001000000000" w:firstRow="0" w:lastRow="0" w:firstColumn="1" w:lastColumn="0" w:oddVBand="0" w:evenVBand="0" w:oddHBand="0" w:evenHBand="0" w:firstRowFirstColumn="0" w:firstRowLastColumn="0" w:lastRowFirstColumn="0" w:lastRowLastColumn="0"/>
            <w:tcW w:w="7662" w:type="dxa"/>
            <w:gridSpan w:val="24"/>
          </w:tcPr>
          <w:p w14:paraId="3D8D48F0" w14:textId="1B784583" w:rsidR="00356804" w:rsidRDefault="00356804">
            <w:r>
              <w:t xml:space="preserve">July </w:t>
            </w:r>
          </w:p>
        </w:tc>
      </w:tr>
      <w:tr w:rsidR="00356804" w14:paraId="0160C3D1" w14:textId="77777777" w:rsidTr="003D7AE2">
        <w:trPr>
          <w:gridAfter w:val="1"/>
          <w:wAfter w:w="14" w:type="dxa"/>
          <w:trHeight w:val="576"/>
        </w:trPr>
        <w:tc>
          <w:tcPr>
            <w:cnfStyle w:val="001000000000" w:firstRow="0" w:lastRow="0" w:firstColumn="1" w:lastColumn="0" w:oddVBand="0" w:evenVBand="0" w:oddHBand="0" w:evenHBand="0" w:firstRowFirstColumn="0" w:firstRowLastColumn="0" w:lastRowFirstColumn="0" w:lastRowLastColumn="0"/>
            <w:tcW w:w="879" w:type="dxa"/>
            <w:tcBorders>
              <w:bottom w:val="single" w:sz="4" w:space="0" w:color="2F5496" w:themeColor="accent1" w:themeShade="BF"/>
            </w:tcBorders>
            <w:noWrap/>
            <w:tcMar>
              <w:left w:w="43" w:type="dxa"/>
              <w:right w:w="43" w:type="dxa"/>
            </w:tcMar>
            <w:vAlign w:val="bottom"/>
          </w:tcPr>
          <w:p w14:paraId="15E247D6" w14:textId="77777777" w:rsidR="00356804" w:rsidRDefault="00356804">
            <w:r>
              <w:t>Sun</w:t>
            </w:r>
          </w:p>
        </w:tc>
        <w:tc>
          <w:tcPr>
            <w:tcW w:w="222" w:type="dxa"/>
            <w:noWrap/>
            <w:tcMar>
              <w:left w:w="43" w:type="dxa"/>
              <w:right w:w="43" w:type="dxa"/>
            </w:tcMar>
            <w:vAlign w:val="bottom"/>
          </w:tcPr>
          <w:p w14:paraId="24EAA4E6"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84" w:type="dxa"/>
            <w:gridSpan w:val="2"/>
            <w:tcBorders>
              <w:bottom w:val="single" w:sz="4" w:space="0" w:color="7F7F7F" w:themeColor="text1" w:themeTint="80"/>
            </w:tcBorders>
            <w:noWrap/>
            <w:tcMar>
              <w:left w:w="43" w:type="dxa"/>
              <w:right w:w="43" w:type="dxa"/>
            </w:tcMar>
            <w:vAlign w:val="bottom"/>
          </w:tcPr>
          <w:p w14:paraId="58C4E252" w14:textId="77777777" w:rsidR="00356804" w:rsidRDefault="00356804">
            <w:pPr>
              <w:cnfStyle w:val="000000000000" w:firstRow="0" w:lastRow="0" w:firstColumn="0" w:lastColumn="0" w:oddVBand="0" w:evenVBand="0" w:oddHBand="0" w:evenHBand="0" w:firstRowFirstColumn="0" w:firstRowLastColumn="0" w:lastRowFirstColumn="0" w:lastRowLastColumn="0"/>
            </w:pPr>
            <w:r>
              <w:t>Mon</w:t>
            </w:r>
          </w:p>
        </w:tc>
        <w:tc>
          <w:tcPr>
            <w:tcW w:w="222" w:type="dxa"/>
            <w:gridSpan w:val="2"/>
            <w:noWrap/>
            <w:tcMar>
              <w:left w:w="43" w:type="dxa"/>
              <w:right w:w="43" w:type="dxa"/>
            </w:tcMar>
            <w:vAlign w:val="bottom"/>
          </w:tcPr>
          <w:p w14:paraId="142B4AAB"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75" w:type="dxa"/>
            <w:gridSpan w:val="2"/>
            <w:tcBorders>
              <w:bottom w:val="single" w:sz="4" w:space="0" w:color="7F7F7F" w:themeColor="text1" w:themeTint="80"/>
            </w:tcBorders>
            <w:noWrap/>
            <w:tcMar>
              <w:left w:w="43" w:type="dxa"/>
              <w:right w:w="43" w:type="dxa"/>
            </w:tcMar>
            <w:vAlign w:val="bottom"/>
          </w:tcPr>
          <w:p w14:paraId="5BDC44A8" w14:textId="77777777" w:rsidR="00356804" w:rsidRDefault="00356804">
            <w:pPr>
              <w:cnfStyle w:val="000000000000" w:firstRow="0" w:lastRow="0" w:firstColumn="0" w:lastColumn="0" w:oddVBand="0" w:evenVBand="0" w:oddHBand="0" w:evenHBand="0" w:firstRowFirstColumn="0" w:firstRowLastColumn="0" w:lastRowFirstColumn="0" w:lastRowLastColumn="0"/>
            </w:pPr>
            <w:r>
              <w:t>Tue</w:t>
            </w:r>
          </w:p>
        </w:tc>
        <w:tc>
          <w:tcPr>
            <w:tcW w:w="224" w:type="dxa"/>
            <w:gridSpan w:val="2"/>
            <w:noWrap/>
            <w:tcMar>
              <w:left w:w="43" w:type="dxa"/>
              <w:right w:w="43" w:type="dxa"/>
            </w:tcMar>
            <w:vAlign w:val="bottom"/>
          </w:tcPr>
          <w:p w14:paraId="2C42C643"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bottom w:val="single" w:sz="4" w:space="0" w:color="7F7F7F" w:themeColor="text1" w:themeTint="80"/>
            </w:tcBorders>
            <w:noWrap/>
            <w:tcMar>
              <w:left w:w="43" w:type="dxa"/>
              <w:right w:w="43" w:type="dxa"/>
            </w:tcMar>
            <w:vAlign w:val="bottom"/>
          </w:tcPr>
          <w:p w14:paraId="18BCBB07" w14:textId="77777777" w:rsidR="00356804" w:rsidRDefault="00356804">
            <w:pPr>
              <w:cnfStyle w:val="000000000000" w:firstRow="0" w:lastRow="0" w:firstColumn="0" w:lastColumn="0" w:oddVBand="0" w:evenVBand="0" w:oddHBand="0" w:evenHBand="0" w:firstRowFirstColumn="0" w:firstRowLastColumn="0" w:lastRowFirstColumn="0" w:lastRowLastColumn="0"/>
            </w:pPr>
            <w:r>
              <w:t>Wed</w:t>
            </w:r>
          </w:p>
        </w:tc>
        <w:tc>
          <w:tcPr>
            <w:tcW w:w="222" w:type="dxa"/>
            <w:gridSpan w:val="2"/>
            <w:noWrap/>
            <w:tcMar>
              <w:left w:w="43" w:type="dxa"/>
              <w:right w:w="43" w:type="dxa"/>
            </w:tcMar>
            <w:vAlign w:val="bottom"/>
          </w:tcPr>
          <w:p w14:paraId="1B5FC859"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bottom w:val="single" w:sz="4" w:space="0" w:color="7F7F7F" w:themeColor="text1" w:themeTint="80"/>
            </w:tcBorders>
            <w:noWrap/>
            <w:tcMar>
              <w:left w:w="43" w:type="dxa"/>
              <w:right w:w="43" w:type="dxa"/>
            </w:tcMar>
            <w:vAlign w:val="bottom"/>
          </w:tcPr>
          <w:p w14:paraId="4495B8C7" w14:textId="77777777" w:rsidR="00356804" w:rsidRDefault="00356804">
            <w:pPr>
              <w:cnfStyle w:val="000000000000" w:firstRow="0" w:lastRow="0" w:firstColumn="0" w:lastColumn="0" w:oddVBand="0" w:evenVBand="0" w:oddHBand="0" w:evenHBand="0" w:firstRowFirstColumn="0" w:firstRowLastColumn="0" w:lastRowFirstColumn="0" w:lastRowLastColumn="0"/>
            </w:pPr>
            <w:r>
              <w:t>Thu</w:t>
            </w:r>
          </w:p>
        </w:tc>
        <w:tc>
          <w:tcPr>
            <w:tcW w:w="222" w:type="dxa"/>
            <w:gridSpan w:val="2"/>
            <w:noWrap/>
            <w:tcMar>
              <w:left w:w="43" w:type="dxa"/>
              <w:right w:w="43" w:type="dxa"/>
            </w:tcMar>
            <w:vAlign w:val="bottom"/>
          </w:tcPr>
          <w:p w14:paraId="3EDE77D8"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79" w:type="dxa"/>
            <w:gridSpan w:val="2"/>
            <w:tcBorders>
              <w:bottom w:val="single" w:sz="4" w:space="0" w:color="7F7F7F" w:themeColor="text1" w:themeTint="80"/>
            </w:tcBorders>
            <w:noWrap/>
            <w:tcMar>
              <w:left w:w="43" w:type="dxa"/>
              <w:right w:w="43" w:type="dxa"/>
            </w:tcMar>
            <w:vAlign w:val="bottom"/>
          </w:tcPr>
          <w:p w14:paraId="77A8733B" w14:textId="77777777" w:rsidR="00356804" w:rsidRDefault="00356804">
            <w:pPr>
              <w:cnfStyle w:val="000000000000" w:firstRow="0" w:lastRow="0" w:firstColumn="0" w:lastColumn="0" w:oddVBand="0" w:evenVBand="0" w:oddHBand="0" w:evenHBand="0" w:firstRowFirstColumn="0" w:firstRowLastColumn="0" w:lastRowFirstColumn="0" w:lastRowLastColumn="0"/>
            </w:pPr>
            <w:r>
              <w:t>Fri</w:t>
            </w:r>
          </w:p>
        </w:tc>
        <w:tc>
          <w:tcPr>
            <w:tcW w:w="236" w:type="dxa"/>
            <w:gridSpan w:val="2"/>
            <w:noWrap/>
            <w:tcMar>
              <w:left w:w="43" w:type="dxa"/>
              <w:right w:w="43" w:type="dxa"/>
            </w:tcMar>
            <w:vAlign w:val="bottom"/>
          </w:tcPr>
          <w:p w14:paraId="14598F81"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83" w:type="dxa"/>
            <w:gridSpan w:val="3"/>
            <w:tcBorders>
              <w:bottom w:val="single" w:sz="4" w:space="0" w:color="2F5496" w:themeColor="accent1" w:themeShade="BF"/>
            </w:tcBorders>
            <w:noWrap/>
            <w:tcMar>
              <w:left w:w="43" w:type="dxa"/>
              <w:right w:w="43" w:type="dxa"/>
            </w:tcMar>
            <w:vAlign w:val="bottom"/>
          </w:tcPr>
          <w:p w14:paraId="4AE2FF16" w14:textId="77777777" w:rsidR="00356804" w:rsidRDefault="00356804">
            <w:r>
              <w:t>Sat</w:t>
            </w:r>
          </w:p>
        </w:tc>
      </w:tr>
      <w:tr w:rsidR="00356804" w14:paraId="25CC15E7" w14:textId="77777777" w:rsidTr="003D7AE2">
        <w:trPr>
          <w:trHeight w:val="576"/>
        </w:trPr>
        <w:tc>
          <w:tcPr>
            <w:cnfStyle w:val="001000000000" w:firstRow="0" w:lastRow="0" w:firstColumn="1" w:lastColumn="0" w:oddVBand="0" w:evenVBand="0" w:oddHBand="0" w:evenHBand="0" w:firstRowFirstColumn="0" w:firstRowLastColumn="0" w:lastRowFirstColumn="0" w:lastRowLastColumn="0"/>
            <w:tcW w:w="879" w:type="dxa"/>
            <w:tcBorders>
              <w:top w:val="single" w:sz="4" w:space="0" w:color="2F5496" w:themeColor="accent1" w:themeShade="BF"/>
              <w:right w:val="single" w:sz="24" w:space="0" w:color="2F5496" w:themeColor="accent1" w:themeShade="BF"/>
            </w:tcBorders>
          </w:tcPr>
          <w:p w14:paraId="6C266CA7" w14:textId="77777777" w:rsidR="00356804" w:rsidRDefault="00356804">
            <w:r>
              <w:t>2</w:t>
            </w:r>
          </w:p>
        </w:tc>
        <w:tc>
          <w:tcPr>
            <w:tcW w:w="236" w:type="dxa"/>
            <w:gridSpan w:val="2"/>
            <w:tcBorders>
              <w:left w:val="single" w:sz="24" w:space="0" w:color="2F5496" w:themeColor="accent1" w:themeShade="BF"/>
            </w:tcBorders>
          </w:tcPr>
          <w:p w14:paraId="1923267A"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84" w:type="dxa"/>
            <w:gridSpan w:val="2"/>
            <w:tcBorders>
              <w:top w:val="single" w:sz="4" w:space="0" w:color="7F7F7F" w:themeColor="text1" w:themeTint="80"/>
              <w:right w:val="single" w:sz="24" w:space="0" w:color="7F7F7F" w:themeColor="text1" w:themeTint="80"/>
            </w:tcBorders>
          </w:tcPr>
          <w:p w14:paraId="7487C7B2" w14:textId="77777777" w:rsidR="00356804" w:rsidRDefault="00356804">
            <w:pPr>
              <w:cnfStyle w:val="000000000000" w:firstRow="0" w:lastRow="0" w:firstColumn="0" w:lastColumn="0" w:oddVBand="0" w:evenVBand="0" w:oddHBand="0" w:evenHBand="0" w:firstRowFirstColumn="0" w:firstRowLastColumn="0" w:lastRowFirstColumn="0" w:lastRowLastColumn="0"/>
            </w:pPr>
            <w:r>
              <w:t>3</w:t>
            </w:r>
          </w:p>
        </w:tc>
        <w:tc>
          <w:tcPr>
            <w:tcW w:w="222" w:type="dxa"/>
            <w:gridSpan w:val="2"/>
            <w:tcBorders>
              <w:left w:val="single" w:sz="24" w:space="0" w:color="7F7F7F" w:themeColor="text1" w:themeTint="80"/>
            </w:tcBorders>
          </w:tcPr>
          <w:p w14:paraId="1804EC68"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77" w:type="dxa"/>
            <w:gridSpan w:val="2"/>
            <w:tcBorders>
              <w:top w:val="single" w:sz="4" w:space="0" w:color="7F7F7F" w:themeColor="text1" w:themeTint="80"/>
              <w:right w:val="single" w:sz="24" w:space="0" w:color="7F7F7F" w:themeColor="text1" w:themeTint="80"/>
            </w:tcBorders>
          </w:tcPr>
          <w:p w14:paraId="2CC69322" w14:textId="77777777" w:rsidR="00356804" w:rsidRDefault="00356804">
            <w:pPr>
              <w:cnfStyle w:val="000000000000" w:firstRow="0" w:lastRow="0" w:firstColumn="0" w:lastColumn="0" w:oddVBand="0" w:evenVBand="0" w:oddHBand="0" w:evenHBand="0" w:firstRowFirstColumn="0" w:firstRowLastColumn="0" w:lastRowFirstColumn="0" w:lastRowLastColumn="0"/>
            </w:pPr>
            <w:r>
              <w:t>4</w:t>
            </w:r>
          </w:p>
          <w:p w14:paraId="0FEE0543" w14:textId="16A56448" w:rsidR="00356804" w:rsidRDefault="00356804" w:rsidP="00356804">
            <w:pPr>
              <w:cnfStyle w:val="000000000000" w:firstRow="0" w:lastRow="0" w:firstColumn="0" w:lastColumn="0" w:oddVBand="0" w:evenVBand="0" w:oddHBand="0" w:evenHBand="0" w:firstRowFirstColumn="0" w:firstRowLastColumn="0" w:lastRowFirstColumn="0" w:lastRowLastColumn="0"/>
            </w:pPr>
            <w:r>
              <w:t>TMA03 deadline</w:t>
            </w:r>
          </w:p>
        </w:tc>
        <w:tc>
          <w:tcPr>
            <w:tcW w:w="222" w:type="dxa"/>
            <w:gridSpan w:val="2"/>
            <w:tcBorders>
              <w:left w:val="single" w:sz="24" w:space="0" w:color="7F7F7F" w:themeColor="text1" w:themeTint="80"/>
            </w:tcBorders>
          </w:tcPr>
          <w:p w14:paraId="394C86A6"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top w:val="single" w:sz="4" w:space="0" w:color="7F7F7F" w:themeColor="text1" w:themeTint="80"/>
              <w:right w:val="single" w:sz="24" w:space="0" w:color="7F7F7F" w:themeColor="text1" w:themeTint="80"/>
            </w:tcBorders>
          </w:tcPr>
          <w:p w14:paraId="19FC6AD1" w14:textId="77777777" w:rsidR="00356804" w:rsidRDefault="00356804">
            <w:pPr>
              <w:cnfStyle w:val="000000000000" w:firstRow="0" w:lastRow="0" w:firstColumn="0" w:lastColumn="0" w:oddVBand="0" w:evenVBand="0" w:oddHBand="0" w:evenHBand="0" w:firstRowFirstColumn="0" w:firstRowLastColumn="0" w:lastRowFirstColumn="0" w:lastRowLastColumn="0"/>
            </w:pPr>
            <w:r>
              <w:t>5</w:t>
            </w:r>
          </w:p>
          <w:p w14:paraId="47D667B2" w14:textId="43E3ECB3"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Borders>
              <w:left w:val="single" w:sz="24" w:space="0" w:color="7F7F7F" w:themeColor="text1" w:themeTint="80"/>
            </w:tcBorders>
          </w:tcPr>
          <w:p w14:paraId="0754E5E5"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top w:val="single" w:sz="4" w:space="0" w:color="7F7F7F" w:themeColor="text1" w:themeTint="80"/>
              <w:right w:val="single" w:sz="24" w:space="0" w:color="7F7F7F" w:themeColor="text1" w:themeTint="80"/>
            </w:tcBorders>
          </w:tcPr>
          <w:p w14:paraId="5F042794" w14:textId="77777777" w:rsidR="00356804" w:rsidRDefault="00356804">
            <w:pPr>
              <w:cnfStyle w:val="000000000000" w:firstRow="0" w:lastRow="0" w:firstColumn="0" w:lastColumn="0" w:oddVBand="0" w:evenVBand="0" w:oddHBand="0" w:evenHBand="0" w:firstRowFirstColumn="0" w:firstRowLastColumn="0" w:lastRowFirstColumn="0" w:lastRowLastColumn="0"/>
            </w:pPr>
            <w:r>
              <w:t>6</w:t>
            </w:r>
          </w:p>
        </w:tc>
        <w:tc>
          <w:tcPr>
            <w:tcW w:w="222" w:type="dxa"/>
            <w:gridSpan w:val="2"/>
            <w:tcBorders>
              <w:left w:val="single" w:sz="24" w:space="0" w:color="7F7F7F" w:themeColor="text1" w:themeTint="80"/>
            </w:tcBorders>
          </w:tcPr>
          <w:p w14:paraId="3D6F4B1B"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79" w:type="dxa"/>
            <w:gridSpan w:val="2"/>
            <w:tcBorders>
              <w:top w:val="single" w:sz="4" w:space="0" w:color="7F7F7F" w:themeColor="text1" w:themeTint="80"/>
              <w:right w:val="single" w:sz="24" w:space="0" w:color="7F7F7F" w:themeColor="text1" w:themeTint="80"/>
            </w:tcBorders>
          </w:tcPr>
          <w:p w14:paraId="5D378A56" w14:textId="77777777" w:rsidR="00356804" w:rsidRDefault="00356804">
            <w:pPr>
              <w:cnfStyle w:val="000000000000" w:firstRow="0" w:lastRow="0" w:firstColumn="0" w:lastColumn="0" w:oddVBand="0" w:evenVBand="0" w:oddHBand="0" w:evenHBand="0" w:firstRowFirstColumn="0" w:firstRowLastColumn="0" w:lastRowFirstColumn="0" w:lastRowLastColumn="0"/>
            </w:pPr>
            <w:r>
              <w:t>7</w:t>
            </w:r>
          </w:p>
          <w:p w14:paraId="71A12BB0" w14:textId="2E1F29F1" w:rsidR="00356804" w:rsidRDefault="00356804">
            <w:pPr>
              <w:cnfStyle w:val="000000000000" w:firstRow="0" w:lastRow="0" w:firstColumn="0" w:lastColumn="0" w:oddVBand="0" w:evenVBand="0" w:oddHBand="0" w:evenHBand="0" w:firstRowFirstColumn="0" w:firstRowLastColumn="0" w:lastRowFirstColumn="0" w:lastRowLastColumn="0"/>
            </w:pPr>
            <w:r>
              <w:t>Work</w:t>
            </w:r>
          </w:p>
        </w:tc>
        <w:tc>
          <w:tcPr>
            <w:tcW w:w="236" w:type="dxa"/>
            <w:gridSpan w:val="2"/>
            <w:tcBorders>
              <w:left w:val="single" w:sz="24" w:space="0" w:color="7F7F7F" w:themeColor="text1" w:themeTint="80"/>
            </w:tcBorders>
          </w:tcPr>
          <w:p w14:paraId="4F15F9D2"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83" w:type="dxa"/>
            <w:gridSpan w:val="3"/>
            <w:tcBorders>
              <w:top w:val="single" w:sz="4" w:space="0" w:color="2F5496" w:themeColor="accent1" w:themeShade="BF"/>
              <w:right w:val="single" w:sz="24" w:space="0" w:color="2F5496" w:themeColor="accent1" w:themeShade="BF"/>
            </w:tcBorders>
          </w:tcPr>
          <w:p w14:paraId="191DC2EF" w14:textId="77777777" w:rsidR="00356804" w:rsidRDefault="00356804">
            <w:r>
              <w:t>8</w:t>
            </w:r>
          </w:p>
        </w:tc>
      </w:tr>
      <w:tr w:rsidR="00356804" w14:paraId="2897D344" w14:textId="77777777" w:rsidTr="003D7AE2">
        <w:tc>
          <w:tcPr>
            <w:cnfStyle w:val="001000000000" w:firstRow="0" w:lastRow="0" w:firstColumn="1" w:lastColumn="0" w:oddVBand="0" w:evenVBand="0" w:oddHBand="0" w:evenHBand="0" w:firstRowFirstColumn="0" w:firstRowLastColumn="0" w:lastRowFirstColumn="0" w:lastRowLastColumn="0"/>
            <w:tcW w:w="879" w:type="dxa"/>
            <w:tcBorders>
              <w:bottom w:val="single" w:sz="4" w:space="0" w:color="2F5496" w:themeColor="accent1" w:themeShade="BF"/>
            </w:tcBorders>
          </w:tcPr>
          <w:p w14:paraId="217118E9" w14:textId="77777777" w:rsidR="00356804" w:rsidRDefault="00356804"/>
        </w:tc>
        <w:tc>
          <w:tcPr>
            <w:tcW w:w="236" w:type="dxa"/>
            <w:gridSpan w:val="2"/>
          </w:tcPr>
          <w:p w14:paraId="0AD55BE5"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84" w:type="dxa"/>
            <w:gridSpan w:val="2"/>
            <w:tcBorders>
              <w:bottom w:val="single" w:sz="4" w:space="0" w:color="7F7F7F" w:themeColor="text1" w:themeTint="80"/>
            </w:tcBorders>
          </w:tcPr>
          <w:p w14:paraId="36330AFA"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5F38E7CB"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77" w:type="dxa"/>
            <w:gridSpan w:val="2"/>
            <w:tcBorders>
              <w:bottom w:val="single" w:sz="4" w:space="0" w:color="7F7F7F" w:themeColor="text1" w:themeTint="80"/>
            </w:tcBorders>
          </w:tcPr>
          <w:p w14:paraId="252141D2"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07E6DE6C"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bottom w:val="single" w:sz="4" w:space="0" w:color="7F7F7F" w:themeColor="text1" w:themeTint="80"/>
            </w:tcBorders>
          </w:tcPr>
          <w:p w14:paraId="3EEF9380"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07FA6D2B"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bottom w:val="single" w:sz="4" w:space="0" w:color="7F7F7F" w:themeColor="text1" w:themeTint="80"/>
            </w:tcBorders>
          </w:tcPr>
          <w:p w14:paraId="2D3AD207"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4498345A"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79" w:type="dxa"/>
            <w:gridSpan w:val="2"/>
            <w:tcBorders>
              <w:bottom w:val="single" w:sz="4" w:space="0" w:color="7F7F7F" w:themeColor="text1" w:themeTint="80"/>
            </w:tcBorders>
          </w:tcPr>
          <w:p w14:paraId="1E1D4A6C"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36" w:type="dxa"/>
            <w:gridSpan w:val="2"/>
          </w:tcPr>
          <w:p w14:paraId="64BCD006"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83" w:type="dxa"/>
            <w:gridSpan w:val="3"/>
            <w:tcBorders>
              <w:bottom w:val="single" w:sz="4" w:space="0" w:color="2F5496" w:themeColor="accent1" w:themeShade="BF"/>
            </w:tcBorders>
          </w:tcPr>
          <w:p w14:paraId="3A855843" w14:textId="77777777" w:rsidR="00356804" w:rsidRDefault="00356804"/>
        </w:tc>
      </w:tr>
      <w:tr w:rsidR="00356804" w14:paraId="6192E75B" w14:textId="77777777" w:rsidTr="003D7AE2">
        <w:trPr>
          <w:trHeight w:val="576"/>
        </w:trPr>
        <w:tc>
          <w:tcPr>
            <w:cnfStyle w:val="001000000000" w:firstRow="0" w:lastRow="0" w:firstColumn="1" w:lastColumn="0" w:oddVBand="0" w:evenVBand="0" w:oddHBand="0" w:evenHBand="0" w:firstRowFirstColumn="0" w:firstRowLastColumn="0" w:lastRowFirstColumn="0" w:lastRowLastColumn="0"/>
            <w:tcW w:w="879" w:type="dxa"/>
            <w:tcBorders>
              <w:top w:val="single" w:sz="4" w:space="0" w:color="2F5496" w:themeColor="accent1" w:themeShade="BF"/>
              <w:right w:val="single" w:sz="24" w:space="0" w:color="2F5496" w:themeColor="accent1" w:themeShade="BF"/>
            </w:tcBorders>
          </w:tcPr>
          <w:p w14:paraId="0EE15ECA" w14:textId="77777777" w:rsidR="00356804" w:rsidRDefault="00356804">
            <w:r>
              <w:t>9</w:t>
            </w:r>
          </w:p>
          <w:p w14:paraId="639091C5" w14:textId="35361240" w:rsidR="00356804" w:rsidRDefault="00356804">
            <w:r>
              <w:t>Work</w:t>
            </w:r>
          </w:p>
        </w:tc>
        <w:tc>
          <w:tcPr>
            <w:tcW w:w="236" w:type="dxa"/>
            <w:gridSpan w:val="2"/>
            <w:tcBorders>
              <w:left w:val="single" w:sz="24" w:space="0" w:color="2F5496" w:themeColor="accent1" w:themeShade="BF"/>
            </w:tcBorders>
          </w:tcPr>
          <w:p w14:paraId="3C352A01"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84" w:type="dxa"/>
            <w:gridSpan w:val="2"/>
            <w:tcBorders>
              <w:top w:val="single" w:sz="4" w:space="0" w:color="7F7F7F" w:themeColor="text1" w:themeTint="80"/>
              <w:right w:val="single" w:sz="24" w:space="0" w:color="7F7F7F" w:themeColor="text1" w:themeTint="80"/>
            </w:tcBorders>
          </w:tcPr>
          <w:p w14:paraId="7CA04E05" w14:textId="77777777" w:rsidR="00356804" w:rsidRDefault="00356804">
            <w:pPr>
              <w:cnfStyle w:val="000000000000" w:firstRow="0" w:lastRow="0" w:firstColumn="0" w:lastColumn="0" w:oddVBand="0" w:evenVBand="0" w:oddHBand="0" w:evenHBand="0" w:firstRowFirstColumn="0" w:firstRowLastColumn="0" w:lastRowFirstColumn="0" w:lastRowLastColumn="0"/>
            </w:pPr>
            <w:r>
              <w:t>10</w:t>
            </w:r>
          </w:p>
          <w:p w14:paraId="5E99305E" w14:textId="549983ED" w:rsidR="00EB6E81" w:rsidRDefault="00EB6E81">
            <w:pPr>
              <w:cnfStyle w:val="000000000000" w:firstRow="0" w:lastRow="0" w:firstColumn="0" w:lastColumn="0" w:oddVBand="0" w:evenVBand="0" w:oddHBand="0" w:evenHBand="0" w:firstRowFirstColumn="0" w:firstRowLastColumn="0" w:lastRowFirstColumn="0" w:lastRowLastColumn="0"/>
            </w:pPr>
            <w:r>
              <w:t>T1S1</w:t>
            </w:r>
          </w:p>
        </w:tc>
        <w:tc>
          <w:tcPr>
            <w:tcW w:w="222" w:type="dxa"/>
            <w:gridSpan w:val="2"/>
            <w:tcBorders>
              <w:left w:val="single" w:sz="24" w:space="0" w:color="7F7F7F" w:themeColor="text1" w:themeTint="80"/>
            </w:tcBorders>
          </w:tcPr>
          <w:p w14:paraId="35E17558"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77" w:type="dxa"/>
            <w:gridSpan w:val="2"/>
            <w:tcBorders>
              <w:top w:val="single" w:sz="4" w:space="0" w:color="7F7F7F" w:themeColor="text1" w:themeTint="80"/>
              <w:right w:val="single" w:sz="24" w:space="0" w:color="7F7F7F" w:themeColor="text1" w:themeTint="80"/>
            </w:tcBorders>
          </w:tcPr>
          <w:p w14:paraId="1C9EC445" w14:textId="77777777" w:rsidR="00356804" w:rsidRDefault="00356804">
            <w:pPr>
              <w:cnfStyle w:val="000000000000" w:firstRow="0" w:lastRow="0" w:firstColumn="0" w:lastColumn="0" w:oddVBand="0" w:evenVBand="0" w:oddHBand="0" w:evenHBand="0" w:firstRowFirstColumn="0" w:firstRowLastColumn="0" w:lastRowFirstColumn="0" w:lastRowLastColumn="0"/>
            </w:pPr>
            <w:r>
              <w:t>11</w:t>
            </w:r>
          </w:p>
          <w:p w14:paraId="255F79BA" w14:textId="7D088EC3" w:rsidR="003D7AE2" w:rsidRDefault="003D7AE2">
            <w:pPr>
              <w:cnfStyle w:val="000000000000" w:firstRow="0" w:lastRow="0" w:firstColumn="0" w:lastColumn="0" w:oddVBand="0" w:evenVBand="0" w:oddHBand="0" w:evenHBand="0" w:firstRowFirstColumn="0" w:firstRowLastColumn="0" w:lastRowFirstColumn="0" w:lastRowLastColumn="0"/>
            </w:pPr>
            <w:r>
              <w:t>T1S1</w:t>
            </w:r>
          </w:p>
        </w:tc>
        <w:tc>
          <w:tcPr>
            <w:tcW w:w="222" w:type="dxa"/>
            <w:gridSpan w:val="2"/>
            <w:tcBorders>
              <w:left w:val="single" w:sz="24" w:space="0" w:color="7F7F7F" w:themeColor="text1" w:themeTint="80"/>
            </w:tcBorders>
          </w:tcPr>
          <w:p w14:paraId="5ACD965B"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top w:val="single" w:sz="4" w:space="0" w:color="7F7F7F" w:themeColor="text1" w:themeTint="80"/>
              <w:right w:val="single" w:sz="24" w:space="0" w:color="7F7F7F" w:themeColor="text1" w:themeTint="80"/>
            </w:tcBorders>
          </w:tcPr>
          <w:p w14:paraId="5656E8D8" w14:textId="77777777" w:rsidR="00356804" w:rsidRDefault="00356804">
            <w:pPr>
              <w:cnfStyle w:val="000000000000" w:firstRow="0" w:lastRow="0" w:firstColumn="0" w:lastColumn="0" w:oddVBand="0" w:evenVBand="0" w:oddHBand="0" w:evenHBand="0" w:firstRowFirstColumn="0" w:firstRowLastColumn="0" w:lastRowFirstColumn="0" w:lastRowLastColumn="0"/>
            </w:pPr>
            <w:r>
              <w:t>12</w:t>
            </w:r>
          </w:p>
          <w:p w14:paraId="3AE696B8" w14:textId="77777777" w:rsidR="003D7AE2" w:rsidRDefault="003D7AE2">
            <w:pPr>
              <w:cnfStyle w:val="000000000000" w:firstRow="0" w:lastRow="0" w:firstColumn="0" w:lastColumn="0" w:oddVBand="0" w:evenVBand="0" w:oddHBand="0" w:evenHBand="0" w:firstRowFirstColumn="0" w:firstRowLastColumn="0" w:lastRowFirstColumn="0" w:lastRowLastColumn="0"/>
            </w:pPr>
            <w:r>
              <w:t>T1S4</w:t>
            </w:r>
          </w:p>
          <w:p w14:paraId="671293F9" w14:textId="77777777" w:rsidR="003D7AE2" w:rsidRDefault="003D7AE2">
            <w:pPr>
              <w:cnfStyle w:val="000000000000" w:firstRow="0" w:lastRow="0" w:firstColumn="0" w:lastColumn="0" w:oddVBand="0" w:evenVBand="0" w:oddHBand="0" w:evenHBand="0" w:firstRowFirstColumn="0" w:firstRowLastColumn="0" w:lastRowFirstColumn="0" w:lastRowLastColumn="0"/>
            </w:pPr>
            <w:r>
              <w:t>T1S5</w:t>
            </w:r>
          </w:p>
          <w:p w14:paraId="1C0E0D55" w14:textId="376E1439" w:rsidR="003D7AE2" w:rsidRDefault="003D7AE2">
            <w:pPr>
              <w:cnfStyle w:val="000000000000" w:firstRow="0" w:lastRow="0" w:firstColumn="0" w:lastColumn="0" w:oddVBand="0" w:evenVBand="0" w:oddHBand="0" w:evenHBand="0" w:firstRowFirstColumn="0" w:firstRowLastColumn="0" w:lastRowFirstColumn="0" w:lastRowLastColumn="0"/>
            </w:pPr>
            <w:r>
              <w:t>T1S6</w:t>
            </w:r>
          </w:p>
        </w:tc>
        <w:tc>
          <w:tcPr>
            <w:tcW w:w="222" w:type="dxa"/>
            <w:gridSpan w:val="2"/>
            <w:tcBorders>
              <w:left w:val="single" w:sz="24" w:space="0" w:color="7F7F7F" w:themeColor="text1" w:themeTint="80"/>
            </w:tcBorders>
          </w:tcPr>
          <w:p w14:paraId="62223B69"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top w:val="single" w:sz="4" w:space="0" w:color="7F7F7F" w:themeColor="text1" w:themeTint="80"/>
              <w:right w:val="single" w:sz="24" w:space="0" w:color="7F7F7F" w:themeColor="text1" w:themeTint="80"/>
            </w:tcBorders>
          </w:tcPr>
          <w:p w14:paraId="561BC715" w14:textId="77777777" w:rsidR="00356804" w:rsidRDefault="00356804">
            <w:pPr>
              <w:cnfStyle w:val="000000000000" w:firstRow="0" w:lastRow="0" w:firstColumn="0" w:lastColumn="0" w:oddVBand="0" w:evenVBand="0" w:oddHBand="0" w:evenHBand="0" w:firstRowFirstColumn="0" w:firstRowLastColumn="0" w:lastRowFirstColumn="0" w:lastRowLastColumn="0"/>
            </w:pPr>
            <w:r>
              <w:t>13</w:t>
            </w:r>
          </w:p>
          <w:p w14:paraId="564E1A90" w14:textId="30B413E3" w:rsidR="003D7AE2" w:rsidRDefault="003D7AE2">
            <w:pPr>
              <w:cnfStyle w:val="000000000000" w:firstRow="0" w:lastRow="0" w:firstColumn="0" w:lastColumn="0" w:oddVBand="0" w:evenVBand="0" w:oddHBand="0" w:evenHBand="0" w:firstRowFirstColumn="0" w:firstRowLastColumn="0" w:lastRowFirstColumn="0" w:lastRowLastColumn="0"/>
            </w:pPr>
            <w:r>
              <w:t>T1S7</w:t>
            </w:r>
          </w:p>
        </w:tc>
        <w:tc>
          <w:tcPr>
            <w:tcW w:w="222" w:type="dxa"/>
            <w:gridSpan w:val="2"/>
            <w:tcBorders>
              <w:left w:val="single" w:sz="24" w:space="0" w:color="7F7F7F" w:themeColor="text1" w:themeTint="80"/>
            </w:tcBorders>
          </w:tcPr>
          <w:p w14:paraId="0D5DE3FA"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79" w:type="dxa"/>
            <w:gridSpan w:val="2"/>
            <w:tcBorders>
              <w:top w:val="single" w:sz="4" w:space="0" w:color="7F7F7F" w:themeColor="text1" w:themeTint="80"/>
              <w:right w:val="single" w:sz="24" w:space="0" w:color="7F7F7F" w:themeColor="text1" w:themeTint="80"/>
            </w:tcBorders>
          </w:tcPr>
          <w:p w14:paraId="4CA27153" w14:textId="77777777" w:rsidR="00356804" w:rsidRDefault="00356804">
            <w:pPr>
              <w:cnfStyle w:val="000000000000" w:firstRow="0" w:lastRow="0" w:firstColumn="0" w:lastColumn="0" w:oddVBand="0" w:evenVBand="0" w:oddHBand="0" w:evenHBand="0" w:firstRowFirstColumn="0" w:firstRowLastColumn="0" w:lastRowFirstColumn="0" w:lastRowLastColumn="0"/>
            </w:pPr>
            <w:r>
              <w:t>14</w:t>
            </w:r>
          </w:p>
          <w:p w14:paraId="65FFA33E" w14:textId="2C764DE2" w:rsidR="003D7AE2" w:rsidRDefault="003D7AE2">
            <w:pPr>
              <w:cnfStyle w:val="000000000000" w:firstRow="0" w:lastRow="0" w:firstColumn="0" w:lastColumn="0" w:oddVBand="0" w:evenVBand="0" w:oddHBand="0" w:evenHBand="0" w:firstRowFirstColumn="0" w:firstRowLastColumn="0" w:lastRowFirstColumn="0" w:lastRowLastColumn="0"/>
            </w:pPr>
            <w:r>
              <w:t>T1S2</w:t>
            </w:r>
          </w:p>
        </w:tc>
        <w:tc>
          <w:tcPr>
            <w:tcW w:w="236" w:type="dxa"/>
            <w:gridSpan w:val="2"/>
            <w:tcBorders>
              <w:left w:val="single" w:sz="24" w:space="0" w:color="7F7F7F" w:themeColor="text1" w:themeTint="80"/>
            </w:tcBorders>
          </w:tcPr>
          <w:p w14:paraId="1B266EEC"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83" w:type="dxa"/>
            <w:gridSpan w:val="3"/>
            <w:tcBorders>
              <w:top w:val="single" w:sz="4" w:space="0" w:color="2F5496" w:themeColor="accent1" w:themeShade="BF"/>
              <w:right w:val="single" w:sz="24" w:space="0" w:color="2F5496" w:themeColor="accent1" w:themeShade="BF"/>
            </w:tcBorders>
          </w:tcPr>
          <w:p w14:paraId="33395ACD" w14:textId="77777777" w:rsidR="00356804" w:rsidRDefault="00356804">
            <w:r>
              <w:t>15</w:t>
            </w:r>
          </w:p>
          <w:p w14:paraId="2C7A0EB4" w14:textId="75934EFB" w:rsidR="00356804" w:rsidRDefault="00356804">
            <w:r>
              <w:t>Work</w:t>
            </w:r>
          </w:p>
        </w:tc>
      </w:tr>
      <w:tr w:rsidR="00356804" w14:paraId="149943E7" w14:textId="77777777" w:rsidTr="003D7AE2">
        <w:tc>
          <w:tcPr>
            <w:cnfStyle w:val="001000000000" w:firstRow="0" w:lastRow="0" w:firstColumn="1" w:lastColumn="0" w:oddVBand="0" w:evenVBand="0" w:oddHBand="0" w:evenHBand="0" w:firstRowFirstColumn="0" w:firstRowLastColumn="0" w:lastRowFirstColumn="0" w:lastRowLastColumn="0"/>
            <w:tcW w:w="879" w:type="dxa"/>
            <w:tcBorders>
              <w:bottom w:val="single" w:sz="4" w:space="0" w:color="2F5496" w:themeColor="accent1" w:themeShade="BF"/>
            </w:tcBorders>
          </w:tcPr>
          <w:p w14:paraId="5BC27156" w14:textId="77777777" w:rsidR="00356804" w:rsidRDefault="00356804"/>
        </w:tc>
        <w:tc>
          <w:tcPr>
            <w:tcW w:w="236" w:type="dxa"/>
            <w:gridSpan w:val="2"/>
          </w:tcPr>
          <w:p w14:paraId="4D82E3EE"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84" w:type="dxa"/>
            <w:gridSpan w:val="2"/>
            <w:tcBorders>
              <w:bottom w:val="single" w:sz="4" w:space="0" w:color="7F7F7F" w:themeColor="text1" w:themeTint="80"/>
            </w:tcBorders>
          </w:tcPr>
          <w:p w14:paraId="316F0CAF"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0C466CA5"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77" w:type="dxa"/>
            <w:gridSpan w:val="2"/>
            <w:tcBorders>
              <w:bottom w:val="single" w:sz="4" w:space="0" w:color="7F7F7F" w:themeColor="text1" w:themeTint="80"/>
            </w:tcBorders>
          </w:tcPr>
          <w:p w14:paraId="04C2ABF8"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3B4BFB25"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bottom w:val="single" w:sz="4" w:space="0" w:color="7F7F7F" w:themeColor="text1" w:themeTint="80"/>
            </w:tcBorders>
          </w:tcPr>
          <w:p w14:paraId="6CEEA12A"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19A9C996"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bottom w:val="single" w:sz="4" w:space="0" w:color="7F7F7F" w:themeColor="text1" w:themeTint="80"/>
            </w:tcBorders>
          </w:tcPr>
          <w:p w14:paraId="21A746C0"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295203A0"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79" w:type="dxa"/>
            <w:gridSpan w:val="2"/>
            <w:tcBorders>
              <w:bottom w:val="single" w:sz="4" w:space="0" w:color="7F7F7F" w:themeColor="text1" w:themeTint="80"/>
            </w:tcBorders>
          </w:tcPr>
          <w:p w14:paraId="4A61DCBA"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36" w:type="dxa"/>
            <w:gridSpan w:val="2"/>
          </w:tcPr>
          <w:p w14:paraId="275DAFFA"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83" w:type="dxa"/>
            <w:gridSpan w:val="3"/>
            <w:tcBorders>
              <w:bottom w:val="single" w:sz="4" w:space="0" w:color="2F5496" w:themeColor="accent1" w:themeShade="BF"/>
            </w:tcBorders>
          </w:tcPr>
          <w:p w14:paraId="5034CC95" w14:textId="77777777" w:rsidR="00356804" w:rsidRDefault="00356804"/>
        </w:tc>
      </w:tr>
      <w:tr w:rsidR="00356804" w14:paraId="2AD98632" w14:textId="77777777" w:rsidTr="003D7AE2">
        <w:trPr>
          <w:trHeight w:val="576"/>
        </w:trPr>
        <w:tc>
          <w:tcPr>
            <w:cnfStyle w:val="001000000000" w:firstRow="0" w:lastRow="0" w:firstColumn="1" w:lastColumn="0" w:oddVBand="0" w:evenVBand="0" w:oddHBand="0" w:evenHBand="0" w:firstRowFirstColumn="0" w:firstRowLastColumn="0" w:lastRowFirstColumn="0" w:lastRowLastColumn="0"/>
            <w:tcW w:w="879" w:type="dxa"/>
            <w:tcBorders>
              <w:top w:val="single" w:sz="4" w:space="0" w:color="2F5496" w:themeColor="accent1" w:themeShade="BF"/>
              <w:right w:val="single" w:sz="24" w:space="0" w:color="2F5496" w:themeColor="accent1" w:themeShade="BF"/>
            </w:tcBorders>
          </w:tcPr>
          <w:p w14:paraId="63A5221A" w14:textId="77777777" w:rsidR="00356804" w:rsidRDefault="00356804">
            <w:r>
              <w:t>16</w:t>
            </w:r>
          </w:p>
          <w:p w14:paraId="56CEAB3D" w14:textId="30EACBD6" w:rsidR="00356804" w:rsidRDefault="00356804">
            <w:r>
              <w:t>Work</w:t>
            </w:r>
          </w:p>
        </w:tc>
        <w:tc>
          <w:tcPr>
            <w:tcW w:w="236" w:type="dxa"/>
            <w:gridSpan w:val="2"/>
            <w:tcBorders>
              <w:left w:val="single" w:sz="24" w:space="0" w:color="2F5496" w:themeColor="accent1" w:themeShade="BF"/>
            </w:tcBorders>
          </w:tcPr>
          <w:p w14:paraId="518C3773"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84" w:type="dxa"/>
            <w:gridSpan w:val="2"/>
            <w:tcBorders>
              <w:top w:val="single" w:sz="4" w:space="0" w:color="7F7F7F" w:themeColor="text1" w:themeTint="80"/>
              <w:right w:val="single" w:sz="24" w:space="0" w:color="7F7F7F" w:themeColor="text1" w:themeTint="80"/>
            </w:tcBorders>
          </w:tcPr>
          <w:p w14:paraId="2E03B853" w14:textId="77777777" w:rsidR="00356804" w:rsidRDefault="00356804">
            <w:pPr>
              <w:cnfStyle w:val="000000000000" w:firstRow="0" w:lastRow="0" w:firstColumn="0" w:lastColumn="0" w:oddVBand="0" w:evenVBand="0" w:oddHBand="0" w:evenHBand="0" w:firstRowFirstColumn="0" w:firstRowLastColumn="0" w:lastRowFirstColumn="0" w:lastRowLastColumn="0"/>
            </w:pPr>
            <w:r>
              <w:t>17</w:t>
            </w:r>
          </w:p>
          <w:p w14:paraId="009DA6A0" w14:textId="77777777" w:rsidR="003D7AE2" w:rsidRDefault="003D7AE2">
            <w:pPr>
              <w:cnfStyle w:val="000000000000" w:firstRow="0" w:lastRow="0" w:firstColumn="0" w:lastColumn="0" w:oddVBand="0" w:evenVBand="0" w:oddHBand="0" w:evenHBand="0" w:firstRowFirstColumn="0" w:firstRowLastColumn="0" w:lastRowFirstColumn="0" w:lastRowLastColumn="0"/>
            </w:pPr>
            <w:r>
              <w:t>T2S1</w:t>
            </w:r>
          </w:p>
          <w:p w14:paraId="0B380D06" w14:textId="1D6B8B8A" w:rsidR="003D7AE2" w:rsidRDefault="003D7AE2">
            <w:pPr>
              <w:cnfStyle w:val="000000000000" w:firstRow="0" w:lastRow="0" w:firstColumn="0" w:lastColumn="0" w:oddVBand="0" w:evenVBand="0" w:oddHBand="0" w:evenHBand="0" w:firstRowFirstColumn="0" w:firstRowLastColumn="0" w:lastRowFirstColumn="0" w:lastRowLastColumn="0"/>
            </w:pPr>
            <w:r>
              <w:t>T2S2</w:t>
            </w:r>
          </w:p>
        </w:tc>
        <w:tc>
          <w:tcPr>
            <w:tcW w:w="222" w:type="dxa"/>
            <w:gridSpan w:val="2"/>
            <w:tcBorders>
              <w:left w:val="single" w:sz="24" w:space="0" w:color="7F7F7F" w:themeColor="text1" w:themeTint="80"/>
            </w:tcBorders>
          </w:tcPr>
          <w:p w14:paraId="00585548"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77" w:type="dxa"/>
            <w:gridSpan w:val="2"/>
            <w:tcBorders>
              <w:top w:val="single" w:sz="4" w:space="0" w:color="7F7F7F" w:themeColor="text1" w:themeTint="80"/>
              <w:right w:val="single" w:sz="24" w:space="0" w:color="7F7F7F" w:themeColor="text1" w:themeTint="80"/>
            </w:tcBorders>
          </w:tcPr>
          <w:p w14:paraId="1EF8CF80" w14:textId="77777777" w:rsidR="00356804" w:rsidRDefault="00356804">
            <w:pPr>
              <w:cnfStyle w:val="000000000000" w:firstRow="0" w:lastRow="0" w:firstColumn="0" w:lastColumn="0" w:oddVBand="0" w:evenVBand="0" w:oddHBand="0" w:evenHBand="0" w:firstRowFirstColumn="0" w:firstRowLastColumn="0" w:lastRowFirstColumn="0" w:lastRowLastColumn="0"/>
            </w:pPr>
            <w:r>
              <w:t>18</w:t>
            </w:r>
          </w:p>
          <w:p w14:paraId="57CC642D" w14:textId="2334355F" w:rsidR="003D7AE2" w:rsidRDefault="003D7AE2">
            <w:pPr>
              <w:cnfStyle w:val="000000000000" w:firstRow="0" w:lastRow="0" w:firstColumn="0" w:lastColumn="0" w:oddVBand="0" w:evenVBand="0" w:oddHBand="0" w:evenHBand="0" w:firstRowFirstColumn="0" w:firstRowLastColumn="0" w:lastRowFirstColumn="0" w:lastRowLastColumn="0"/>
            </w:pPr>
            <w:r>
              <w:t>T2S2</w:t>
            </w:r>
          </w:p>
        </w:tc>
        <w:tc>
          <w:tcPr>
            <w:tcW w:w="222" w:type="dxa"/>
            <w:gridSpan w:val="2"/>
            <w:tcBorders>
              <w:left w:val="single" w:sz="24" w:space="0" w:color="7F7F7F" w:themeColor="text1" w:themeTint="80"/>
            </w:tcBorders>
          </w:tcPr>
          <w:p w14:paraId="572BF4F4"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top w:val="single" w:sz="4" w:space="0" w:color="7F7F7F" w:themeColor="text1" w:themeTint="80"/>
              <w:right w:val="single" w:sz="24" w:space="0" w:color="7F7F7F" w:themeColor="text1" w:themeTint="80"/>
            </w:tcBorders>
          </w:tcPr>
          <w:p w14:paraId="2F0F9A83" w14:textId="77777777" w:rsidR="00356804" w:rsidRDefault="00356804">
            <w:pPr>
              <w:cnfStyle w:val="000000000000" w:firstRow="0" w:lastRow="0" w:firstColumn="0" w:lastColumn="0" w:oddVBand="0" w:evenVBand="0" w:oddHBand="0" w:evenHBand="0" w:firstRowFirstColumn="0" w:firstRowLastColumn="0" w:lastRowFirstColumn="0" w:lastRowLastColumn="0"/>
            </w:pPr>
            <w:r>
              <w:t>19</w:t>
            </w:r>
          </w:p>
          <w:p w14:paraId="4C611E5D" w14:textId="2403CC15" w:rsidR="003D7AE2" w:rsidRDefault="003D7AE2">
            <w:pPr>
              <w:cnfStyle w:val="000000000000" w:firstRow="0" w:lastRow="0" w:firstColumn="0" w:lastColumn="0" w:oddVBand="0" w:evenVBand="0" w:oddHBand="0" w:evenHBand="0" w:firstRowFirstColumn="0" w:firstRowLastColumn="0" w:lastRowFirstColumn="0" w:lastRowLastColumn="0"/>
            </w:pPr>
            <w:r>
              <w:t>T1/T2</w:t>
            </w:r>
          </w:p>
        </w:tc>
        <w:tc>
          <w:tcPr>
            <w:tcW w:w="222" w:type="dxa"/>
            <w:gridSpan w:val="2"/>
            <w:tcBorders>
              <w:left w:val="single" w:sz="24" w:space="0" w:color="7F7F7F" w:themeColor="text1" w:themeTint="80"/>
            </w:tcBorders>
          </w:tcPr>
          <w:p w14:paraId="44D6BAF0"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top w:val="single" w:sz="4" w:space="0" w:color="7F7F7F" w:themeColor="text1" w:themeTint="80"/>
              <w:right w:val="single" w:sz="24" w:space="0" w:color="7F7F7F" w:themeColor="text1" w:themeTint="80"/>
            </w:tcBorders>
          </w:tcPr>
          <w:p w14:paraId="171ACAE2" w14:textId="77777777" w:rsidR="00356804" w:rsidRDefault="00356804" w:rsidP="00356804">
            <w:pPr>
              <w:cnfStyle w:val="000000000000" w:firstRow="0" w:lastRow="0" w:firstColumn="0" w:lastColumn="0" w:oddVBand="0" w:evenVBand="0" w:oddHBand="0" w:evenHBand="0" w:firstRowFirstColumn="0" w:firstRowLastColumn="0" w:lastRowFirstColumn="0" w:lastRowLastColumn="0"/>
            </w:pPr>
            <w:r>
              <w:t>20</w:t>
            </w:r>
          </w:p>
          <w:p w14:paraId="7CCE6B44" w14:textId="63ADCF8D" w:rsidR="003D7AE2" w:rsidRDefault="003D7AE2" w:rsidP="00356804">
            <w:pPr>
              <w:cnfStyle w:val="000000000000" w:firstRow="0" w:lastRow="0" w:firstColumn="0" w:lastColumn="0" w:oddVBand="0" w:evenVBand="0" w:oddHBand="0" w:evenHBand="0" w:firstRowFirstColumn="0" w:firstRowLastColumn="0" w:lastRowFirstColumn="0" w:lastRowLastColumn="0"/>
            </w:pPr>
            <w:r>
              <w:t>T1/T2</w:t>
            </w:r>
          </w:p>
        </w:tc>
        <w:tc>
          <w:tcPr>
            <w:tcW w:w="222" w:type="dxa"/>
            <w:gridSpan w:val="2"/>
            <w:tcBorders>
              <w:left w:val="single" w:sz="24" w:space="0" w:color="7F7F7F" w:themeColor="text1" w:themeTint="80"/>
            </w:tcBorders>
          </w:tcPr>
          <w:p w14:paraId="15F606FE"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79" w:type="dxa"/>
            <w:gridSpan w:val="2"/>
            <w:tcBorders>
              <w:top w:val="single" w:sz="4" w:space="0" w:color="7F7F7F" w:themeColor="text1" w:themeTint="80"/>
              <w:right w:val="single" w:sz="24" w:space="0" w:color="7F7F7F" w:themeColor="text1" w:themeTint="80"/>
            </w:tcBorders>
          </w:tcPr>
          <w:p w14:paraId="088686E4" w14:textId="77777777" w:rsidR="00356804" w:rsidRDefault="00356804">
            <w:pPr>
              <w:cnfStyle w:val="000000000000" w:firstRow="0" w:lastRow="0" w:firstColumn="0" w:lastColumn="0" w:oddVBand="0" w:evenVBand="0" w:oddHBand="0" w:evenHBand="0" w:firstRowFirstColumn="0" w:firstRowLastColumn="0" w:lastRowFirstColumn="0" w:lastRowLastColumn="0"/>
            </w:pPr>
            <w:r>
              <w:t>21</w:t>
            </w:r>
          </w:p>
          <w:p w14:paraId="1A76F858" w14:textId="72BC8F6D" w:rsidR="003D7AE2" w:rsidRDefault="003D7AE2">
            <w:pPr>
              <w:cnfStyle w:val="000000000000" w:firstRow="0" w:lastRow="0" w:firstColumn="0" w:lastColumn="0" w:oddVBand="0" w:evenVBand="0" w:oddHBand="0" w:evenHBand="0" w:firstRowFirstColumn="0" w:firstRowLastColumn="0" w:lastRowFirstColumn="0" w:lastRowLastColumn="0"/>
            </w:pPr>
            <w:r>
              <w:t>T1/T2</w:t>
            </w:r>
          </w:p>
        </w:tc>
        <w:tc>
          <w:tcPr>
            <w:tcW w:w="236" w:type="dxa"/>
            <w:gridSpan w:val="2"/>
            <w:tcBorders>
              <w:left w:val="single" w:sz="24" w:space="0" w:color="7F7F7F" w:themeColor="text1" w:themeTint="80"/>
            </w:tcBorders>
          </w:tcPr>
          <w:p w14:paraId="6122190A"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83" w:type="dxa"/>
            <w:gridSpan w:val="3"/>
            <w:tcBorders>
              <w:top w:val="single" w:sz="4" w:space="0" w:color="2F5496" w:themeColor="accent1" w:themeShade="BF"/>
              <w:right w:val="single" w:sz="24" w:space="0" w:color="2F5496" w:themeColor="accent1" w:themeShade="BF"/>
            </w:tcBorders>
          </w:tcPr>
          <w:p w14:paraId="428C7467" w14:textId="77777777" w:rsidR="00356804" w:rsidRDefault="00356804">
            <w:r>
              <w:t>22</w:t>
            </w:r>
          </w:p>
          <w:p w14:paraId="74278300" w14:textId="18E65325" w:rsidR="00356804" w:rsidRDefault="00356804">
            <w:r>
              <w:t>Work</w:t>
            </w:r>
          </w:p>
        </w:tc>
      </w:tr>
      <w:tr w:rsidR="00356804" w14:paraId="1FBF3909" w14:textId="77777777" w:rsidTr="003D7AE2">
        <w:tc>
          <w:tcPr>
            <w:cnfStyle w:val="001000000000" w:firstRow="0" w:lastRow="0" w:firstColumn="1" w:lastColumn="0" w:oddVBand="0" w:evenVBand="0" w:oddHBand="0" w:evenHBand="0" w:firstRowFirstColumn="0" w:firstRowLastColumn="0" w:lastRowFirstColumn="0" w:lastRowLastColumn="0"/>
            <w:tcW w:w="879" w:type="dxa"/>
            <w:tcBorders>
              <w:bottom w:val="single" w:sz="4" w:space="0" w:color="2F5496" w:themeColor="accent1" w:themeShade="BF"/>
            </w:tcBorders>
          </w:tcPr>
          <w:p w14:paraId="75FDF4EB" w14:textId="77777777" w:rsidR="00356804" w:rsidRDefault="00356804"/>
        </w:tc>
        <w:tc>
          <w:tcPr>
            <w:tcW w:w="236" w:type="dxa"/>
            <w:gridSpan w:val="2"/>
          </w:tcPr>
          <w:p w14:paraId="2AA9C386"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84" w:type="dxa"/>
            <w:gridSpan w:val="2"/>
            <w:tcBorders>
              <w:bottom w:val="single" w:sz="4" w:space="0" w:color="7F7F7F" w:themeColor="text1" w:themeTint="80"/>
            </w:tcBorders>
          </w:tcPr>
          <w:p w14:paraId="4DBEB1BD"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27B57322"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77" w:type="dxa"/>
            <w:gridSpan w:val="2"/>
            <w:tcBorders>
              <w:bottom w:val="single" w:sz="4" w:space="0" w:color="7F7F7F" w:themeColor="text1" w:themeTint="80"/>
            </w:tcBorders>
          </w:tcPr>
          <w:p w14:paraId="770EA029"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072349AC"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bottom w:val="single" w:sz="4" w:space="0" w:color="7F7F7F" w:themeColor="text1" w:themeTint="80"/>
            </w:tcBorders>
          </w:tcPr>
          <w:p w14:paraId="6FCDF9DD"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4BF77DD5"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bottom w:val="single" w:sz="4" w:space="0" w:color="7F7F7F" w:themeColor="text1" w:themeTint="80"/>
            </w:tcBorders>
          </w:tcPr>
          <w:p w14:paraId="70A3399B"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40E5D85C"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79" w:type="dxa"/>
            <w:gridSpan w:val="2"/>
            <w:tcBorders>
              <w:bottom w:val="single" w:sz="4" w:space="0" w:color="7F7F7F" w:themeColor="text1" w:themeTint="80"/>
            </w:tcBorders>
          </w:tcPr>
          <w:p w14:paraId="4CAA0E5F"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36" w:type="dxa"/>
            <w:gridSpan w:val="2"/>
          </w:tcPr>
          <w:p w14:paraId="32F64142"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83" w:type="dxa"/>
            <w:gridSpan w:val="3"/>
            <w:tcBorders>
              <w:bottom w:val="single" w:sz="4" w:space="0" w:color="2F5496" w:themeColor="accent1" w:themeShade="BF"/>
            </w:tcBorders>
          </w:tcPr>
          <w:p w14:paraId="2C324649" w14:textId="77777777" w:rsidR="00356804" w:rsidRDefault="00356804"/>
        </w:tc>
      </w:tr>
      <w:tr w:rsidR="00356804" w14:paraId="00424D7E" w14:textId="77777777" w:rsidTr="003D7AE2">
        <w:trPr>
          <w:trHeight w:val="576"/>
        </w:trPr>
        <w:tc>
          <w:tcPr>
            <w:cnfStyle w:val="001000000000" w:firstRow="0" w:lastRow="0" w:firstColumn="1" w:lastColumn="0" w:oddVBand="0" w:evenVBand="0" w:oddHBand="0" w:evenHBand="0" w:firstRowFirstColumn="0" w:firstRowLastColumn="0" w:lastRowFirstColumn="0" w:lastRowLastColumn="0"/>
            <w:tcW w:w="879" w:type="dxa"/>
            <w:tcBorders>
              <w:top w:val="single" w:sz="4" w:space="0" w:color="2F5496" w:themeColor="accent1" w:themeShade="BF"/>
              <w:right w:val="single" w:sz="24" w:space="0" w:color="2F5496" w:themeColor="accent1" w:themeShade="BF"/>
            </w:tcBorders>
          </w:tcPr>
          <w:p w14:paraId="5727EEFC" w14:textId="77777777" w:rsidR="00356804" w:rsidRDefault="00356804">
            <w:r>
              <w:t>23</w:t>
            </w:r>
          </w:p>
          <w:p w14:paraId="05FBD1EF" w14:textId="490E1C4B" w:rsidR="00356804" w:rsidRDefault="00356804">
            <w:r>
              <w:t>Work</w:t>
            </w:r>
          </w:p>
        </w:tc>
        <w:tc>
          <w:tcPr>
            <w:tcW w:w="236" w:type="dxa"/>
            <w:gridSpan w:val="2"/>
            <w:tcBorders>
              <w:left w:val="single" w:sz="24" w:space="0" w:color="2F5496" w:themeColor="accent1" w:themeShade="BF"/>
            </w:tcBorders>
          </w:tcPr>
          <w:p w14:paraId="28B17220"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84" w:type="dxa"/>
            <w:gridSpan w:val="2"/>
            <w:tcBorders>
              <w:top w:val="single" w:sz="4" w:space="0" w:color="7F7F7F" w:themeColor="text1" w:themeTint="80"/>
              <w:right w:val="single" w:sz="24" w:space="0" w:color="7F7F7F" w:themeColor="text1" w:themeTint="80"/>
            </w:tcBorders>
          </w:tcPr>
          <w:p w14:paraId="47AFA4A8" w14:textId="77777777" w:rsidR="00356804" w:rsidRDefault="00356804">
            <w:pPr>
              <w:cnfStyle w:val="000000000000" w:firstRow="0" w:lastRow="0" w:firstColumn="0" w:lastColumn="0" w:oddVBand="0" w:evenVBand="0" w:oddHBand="0" w:evenHBand="0" w:firstRowFirstColumn="0" w:firstRowLastColumn="0" w:lastRowFirstColumn="0" w:lastRowLastColumn="0"/>
            </w:pPr>
            <w:r>
              <w:t>24</w:t>
            </w:r>
          </w:p>
          <w:p w14:paraId="52508D26" w14:textId="77777777" w:rsidR="003D7AE2" w:rsidRDefault="003D7AE2">
            <w:pPr>
              <w:cnfStyle w:val="000000000000" w:firstRow="0" w:lastRow="0" w:firstColumn="0" w:lastColumn="0" w:oddVBand="0" w:evenVBand="0" w:oddHBand="0" w:evenHBand="0" w:firstRowFirstColumn="0" w:firstRowLastColumn="0" w:lastRowFirstColumn="0" w:lastRowLastColumn="0"/>
            </w:pPr>
            <w:r>
              <w:t>T3S1</w:t>
            </w:r>
          </w:p>
          <w:p w14:paraId="3A740739" w14:textId="361A87D7" w:rsidR="003D7AE2" w:rsidRDefault="003D7AE2">
            <w:pPr>
              <w:cnfStyle w:val="000000000000" w:firstRow="0" w:lastRow="0" w:firstColumn="0" w:lastColumn="0" w:oddVBand="0" w:evenVBand="0" w:oddHBand="0" w:evenHBand="0" w:firstRowFirstColumn="0" w:firstRowLastColumn="0" w:lastRowFirstColumn="0" w:lastRowLastColumn="0"/>
            </w:pPr>
            <w:r>
              <w:t>T3S2</w:t>
            </w:r>
          </w:p>
        </w:tc>
        <w:tc>
          <w:tcPr>
            <w:tcW w:w="222" w:type="dxa"/>
            <w:gridSpan w:val="2"/>
            <w:tcBorders>
              <w:left w:val="single" w:sz="24" w:space="0" w:color="7F7F7F" w:themeColor="text1" w:themeTint="80"/>
            </w:tcBorders>
          </w:tcPr>
          <w:p w14:paraId="1045E822"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77" w:type="dxa"/>
            <w:gridSpan w:val="2"/>
            <w:tcBorders>
              <w:top w:val="single" w:sz="4" w:space="0" w:color="7F7F7F" w:themeColor="text1" w:themeTint="80"/>
              <w:right w:val="single" w:sz="24" w:space="0" w:color="7F7F7F" w:themeColor="text1" w:themeTint="80"/>
            </w:tcBorders>
          </w:tcPr>
          <w:p w14:paraId="7164E650" w14:textId="77777777" w:rsidR="00356804" w:rsidRDefault="00356804">
            <w:pPr>
              <w:cnfStyle w:val="000000000000" w:firstRow="0" w:lastRow="0" w:firstColumn="0" w:lastColumn="0" w:oddVBand="0" w:evenVBand="0" w:oddHBand="0" w:evenHBand="0" w:firstRowFirstColumn="0" w:firstRowLastColumn="0" w:lastRowFirstColumn="0" w:lastRowLastColumn="0"/>
            </w:pPr>
            <w:r>
              <w:t>25</w:t>
            </w:r>
          </w:p>
          <w:p w14:paraId="64E70C55" w14:textId="59DAA981" w:rsidR="003D7AE2" w:rsidRDefault="003D7AE2">
            <w:pPr>
              <w:cnfStyle w:val="000000000000" w:firstRow="0" w:lastRow="0" w:firstColumn="0" w:lastColumn="0" w:oddVBand="0" w:evenVBand="0" w:oddHBand="0" w:evenHBand="0" w:firstRowFirstColumn="0" w:firstRowLastColumn="0" w:lastRowFirstColumn="0" w:lastRowLastColumn="0"/>
            </w:pPr>
            <w:r>
              <w:t>T3S3</w:t>
            </w:r>
          </w:p>
        </w:tc>
        <w:tc>
          <w:tcPr>
            <w:tcW w:w="222" w:type="dxa"/>
            <w:gridSpan w:val="2"/>
            <w:tcBorders>
              <w:left w:val="single" w:sz="24" w:space="0" w:color="7F7F7F" w:themeColor="text1" w:themeTint="80"/>
            </w:tcBorders>
          </w:tcPr>
          <w:p w14:paraId="0ED10AA0"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top w:val="single" w:sz="4" w:space="0" w:color="7F7F7F" w:themeColor="text1" w:themeTint="80"/>
              <w:right w:val="single" w:sz="24" w:space="0" w:color="7F7F7F" w:themeColor="text1" w:themeTint="80"/>
            </w:tcBorders>
          </w:tcPr>
          <w:p w14:paraId="0CF20FFB" w14:textId="77777777" w:rsidR="00356804" w:rsidRDefault="00356804">
            <w:pPr>
              <w:cnfStyle w:val="000000000000" w:firstRow="0" w:lastRow="0" w:firstColumn="0" w:lastColumn="0" w:oddVBand="0" w:evenVBand="0" w:oddHBand="0" w:evenHBand="0" w:firstRowFirstColumn="0" w:firstRowLastColumn="0" w:lastRowFirstColumn="0" w:lastRowLastColumn="0"/>
            </w:pPr>
            <w:r>
              <w:t>26</w:t>
            </w:r>
          </w:p>
          <w:p w14:paraId="04914544" w14:textId="3D5BCF46" w:rsidR="003D7AE2" w:rsidRDefault="003D7AE2">
            <w:pPr>
              <w:cnfStyle w:val="000000000000" w:firstRow="0" w:lastRow="0" w:firstColumn="0" w:lastColumn="0" w:oddVBand="0" w:evenVBand="0" w:oddHBand="0" w:evenHBand="0" w:firstRowFirstColumn="0" w:firstRowLastColumn="0" w:lastRowFirstColumn="0" w:lastRowLastColumn="0"/>
            </w:pPr>
            <w:r>
              <w:t>T3S3</w:t>
            </w:r>
          </w:p>
        </w:tc>
        <w:tc>
          <w:tcPr>
            <w:tcW w:w="222" w:type="dxa"/>
            <w:gridSpan w:val="2"/>
            <w:tcBorders>
              <w:left w:val="single" w:sz="24" w:space="0" w:color="7F7F7F" w:themeColor="text1" w:themeTint="80"/>
            </w:tcBorders>
          </w:tcPr>
          <w:p w14:paraId="541AEA77"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top w:val="single" w:sz="4" w:space="0" w:color="7F7F7F" w:themeColor="text1" w:themeTint="80"/>
              <w:right w:val="single" w:sz="24" w:space="0" w:color="7F7F7F" w:themeColor="text1" w:themeTint="80"/>
            </w:tcBorders>
          </w:tcPr>
          <w:p w14:paraId="4F0E0E9E" w14:textId="77777777" w:rsidR="00356804" w:rsidRDefault="00356804">
            <w:pPr>
              <w:cnfStyle w:val="000000000000" w:firstRow="0" w:lastRow="0" w:firstColumn="0" w:lastColumn="0" w:oddVBand="0" w:evenVBand="0" w:oddHBand="0" w:evenHBand="0" w:firstRowFirstColumn="0" w:firstRowLastColumn="0" w:lastRowFirstColumn="0" w:lastRowLastColumn="0"/>
            </w:pPr>
            <w:r>
              <w:t>27</w:t>
            </w:r>
          </w:p>
          <w:p w14:paraId="27A1A9E1" w14:textId="6953A554" w:rsidR="003D7AE2" w:rsidRDefault="003D7AE2">
            <w:pPr>
              <w:cnfStyle w:val="000000000000" w:firstRow="0" w:lastRow="0" w:firstColumn="0" w:lastColumn="0" w:oddVBand="0" w:evenVBand="0" w:oddHBand="0" w:evenHBand="0" w:firstRowFirstColumn="0" w:firstRowLastColumn="0" w:lastRowFirstColumn="0" w:lastRowLastColumn="0"/>
            </w:pPr>
            <w:r>
              <w:t>T3S3</w:t>
            </w:r>
          </w:p>
        </w:tc>
        <w:tc>
          <w:tcPr>
            <w:tcW w:w="222" w:type="dxa"/>
            <w:gridSpan w:val="2"/>
            <w:tcBorders>
              <w:left w:val="single" w:sz="24" w:space="0" w:color="7F7F7F" w:themeColor="text1" w:themeTint="80"/>
            </w:tcBorders>
          </w:tcPr>
          <w:p w14:paraId="7FFEDD9F"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79" w:type="dxa"/>
            <w:gridSpan w:val="2"/>
            <w:tcBorders>
              <w:top w:val="single" w:sz="4" w:space="0" w:color="7F7F7F" w:themeColor="text1" w:themeTint="80"/>
              <w:right w:val="single" w:sz="24" w:space="0" w:color="7F7F7F" w:themeColor="text1" w:themeTint="80"/>
            </w:tcBorders>
          </w:tcPr>
          <w:p w14:paraId="0503C262" w14:textId="77777777" w:rsidR="00356804" w:rsidRDefault="00356804">
            <w:pPr>
              <w:cnfStyle w:val="000000000000" w:firstRow="0" w:lastRow="0" w:firstColumn="0" w:lastColumn="0" w:oddVBand="0" w:evenVBand="0" w:oddHBand="0" w:evenHBand="0" w:firstRowFirstColumn="0" w:firstRowLastColumn="0" w:lastRowFirstColumn="0" w:lastRowLastColumn="0"/>
            </w:pPr>
            <w:r>
              <w:t>28</w:t>
            </w:r>
          </w:p>
          <w:p w14:paraId="6F892880" w14:textId="44D66D8A" w:rsidR="00356804" w:rsidRDefault="00356804">
            <w:pPr>
              <w:cnfStyle w:val="000000000000" w:firstRow="0" w:lastRow="0" w:firstColumn="0" w:lastColumn="0" w:oddVBand="0" w:evenVBand="0" w:oddHBand="0" w:evenHBand="0" w:firstRowFirstColumn="0" w:firstRowLastColumn="0" w:lastRowFirstColumn="0" w:lastRowLastColumn="0"/>
            </w:pPr>
            <w:r>
              <w:t>Holiday</w:t>
            </w:r>
          </w:p>
        </w:tc>
        <w:tc>
          <w:tcPr>
            <w:tcW w:w="236" w:type="dxa"/>
            <w:gridSpan w:val="2"/>
            <w:tcBorders>
              <w:left w:val="single" w:sz="24" w:space="0" w:color="7F7F7F" w:themeColor="text1" w:themeTint="80"/>
            </w:tcBorders>
          </w:tcPr>
          <w:p w14:paraId="7BE3AD8F"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83" w:type="dxa"/>
            <w:gridSpan w:val="3"/>
            <w:tcBorders>
              <w:top w:val="single" w:sz="4" w:space="0" w:color="2F5496" w:themeColor="accent1" w:themeShade="BF"/>
              <w:right w:val="single" w:sz="24" w:space="0" w:color="2F5496" w:themeColor="accent1" w:themeShade="BF"/>
            </w:tcBorders>
          </w:tcPr>
          <w:p w14:paraId="1E670052" w14:textId="77777777" w:rsidR="00356804" w:rsidRDefault="00356804">
            <w:r>
              <w:t>29</w:t>
            </w:r>
          </w:p>
          <w:p w14:paraId="688638EA" w14:textId="742DD8ED" w:rsidR="00356804" w:rsidRDefault="00356804">
            <w:r>
              <w:t>Holiday</w:t>
            </w:r>
          </w:p>
        </w:tc>
      </w:tr>
      <w:tr w:rsidR="00356804" w14:paraId="38F73264" w14:textId="77777777" w:rsidTr="003D7AE2">
        <w:tc>
          <w:tcPr>
            <w:cnfStyle w:val="001000000000" w:firstRow="0" w:lastRow="0" w:firstColumn="1" w:lastColumn="0" w:oddVBand="0" w:evenVBand="0" w:oddHBand="0" w:evenHBand="0" w:firstRowFirstColumn="0" w:firstRowLastColumn="0" w:lastRowFirstColumn="0" w:lastRowLastColumn="0"/>
            <w:tcW w:w="879" w:type="dxa"/>
            <w:tcBorders>
              <w:bottom w:val="single" w:sz="4" w:space="0" w:color="2F5496" w:themeColor="accent1" w:themeShade="BF"/>
            </w:tcBorders>
          </w:tcPr>
          <w:p w14:paraId="0AA37E25" w14:textId="77777777" w:rsidR="00356804" w:rsidRDefault="00356804"/>
        </w:tc>
        <w:tc>
          <w:tcPr>
            <w:tcW w:w="236" w:type="dxa"/>
            <w:gridSpan w:val="2"/>
          </w:tcPr>
          <w:p w14:paraId="3D2AFABB"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84" w:type="dxa"/>
            <w:gridSpan w:val="2"/>
            <w:tcBorders>
              <w:bottom w:val="single" w:sz="4" w:space="0" w:color="7F7F7F" w:themeColor="text1" w:themeTint="80"/>
            </w:tcBorders>
          </w:tcPr>
          <w:p w14:paraId="34E19D02"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4E51326A"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77" w:type="dxa"/>
            <w:gridSpan w:val="2"/>
            <w:tcBorders>
              <w:bottom w:val="single" w:sz="4" w:space="0" w:color="7F7F7F" w:themeColor="text1" w:themeTint="80"/>
            </w:tcBorders>
          </w:tcPr>
          <w:p w14:paraId="1C07DA70"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7453AA90"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bottom w:val="single" w:sz="4" w:space="0" w:color="7F7F7F" w:themeColor="text1" w:themeTint="80"/>
            </w:tcBorders>
          </w:tcPr>
          <w:p w14:paraId="48C35923"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093F7341"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bottom w:val="single" w:sz="4" w:space="0" w:color="7F7F7F" w:themeColor="text1" w:themeTint="80"/>
            </w:tcBorders>
          </w:tcPr>
          <w:p w14:paraId="6235286D"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Pr>
          <w:p w14:paraId="2C5CD70F"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79" w:type="dxa"/>
            <w:gridSpan w:val="2"/>
            <w:tcBorders>
              <w:bottom w:val="single" w:sz="4" w:space="0" w:color="7F7F7F" w:themeColor="text1" w:themeTint="80"/>
            </w:tcBorders>
          </w:tcPr>
          <w:p w14:paraId="00B31ECA"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36" w:type="dxa"/>
            <w:gridSpan w:val="2"/>
          </w:tcPr>
          <w:p w14:paraId="72B0D1AB"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83" w:type="dxa"/>
            <w:gridSpan w:val="3"/>
            <w:tcBorders>
              <w:bottom w:val="single" w:sz="4" w:space="0" w:color="2F5496" w:themeColor="accent1" w:themeShade="BF"/>
            </w:tcBorders>
          </w:tcPr>
          <w:p w14:paraId="0468865C" w14:textId="77777777" w:rsidR="00356804" w:rsidRDefault="00356804"/>
        </w:tc>
      </w:tr>
      <w:tr w:rsidR="00356804" w14:paraId="6C3CA97E" w14:textId="77777777" w:rsidTr="003D7AE2">
        <w:trPr>
          <w:trHeight w:val="576"/>
        </w:trPr>
        <w:tc>
          <w:tcPr>
            <w:cnfStyle w:val="001000000000" w:firstRow="0" w:lastRow="0" w:firstColumn="1" w:lastColumn="0" w:oddVBand="0" w:evenVBand="0" w:oddHBand="0" w:evenHBand="0" w:firstRowFirstColumn="0" w:firstRowLastColumn="0" w:lastRowFirstColumn="0" w:lastRowLastColumn="0"/>
            <w:tcW w:w="879" w:type="dxa"/>
            <w:tcBorders>
              <w:top w:val="single" w:sz="4" w:space="0" w:color="2F5496" w:themeColor="accent1" w:themeShade="BF"/>
              <w:right w:val="single" w:sz="24" w:space="0" w:color="2F5496" w:themeColor="accent1" w:themeShade="BF"/>
            </w:tcBorders>
          </w:tcPr>
          <w:p w14:paraId="678A8A82" w14:textId="77777777" w:rsidR="00356804" w:rsidRDefault="00356804">
            <w:r>
              <w:t>30</w:t>
            </w:r>
          </w:p>
          <w:p w14:paraId="7E54FE4A" w14:textId="1A16E905" w:rsidR="00356804" w:rsidRDefault="00356804">
            <w:r>
              <w:t>Holiday</w:t>
            </w:r>
          </w:p>
        </w:tc>
        <w:tc>
          <w:tcPr>
            <w:tcW w:w="236" w:type="dxa"/>
            <w:gridSpan w:val="2"/>
            <w:tcBorders>
              <w:left w:val="single" w:sz="24" w:space="0" w:color="2F5496" w:themeColor="accent1" w:themeShade="BF"/>
            </w:tcBorders>
          </w:tcPr>
          <w:p w14:paraId="1DAC6687"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84" w:type="dxa"/>
            <w:gridSpan w:val="2"/>
            <w:tcBorders>
              <w:top w:val="single" w:sz="4" w:space="0" w:color="7F7F7F" w:themeColor="text1" w:themeTint="80"/>
              <w:right w:val="single" w:sz="24" w:space="0" w:color="7F7F7F" w:themeColor="text1" w:themeTint="80"/>
            </w:tcBorders>
          </w:tcPr>
          <w:p w14:paraId="4AC8B6F6" w14:textId="77777777" w:rsidR="00356804" w:rsidRDefault="00356804">
            <w:pPr>
              <w:cnfStyle w:val="000000000000" w:firstRow="0" w:lastRow="0" w:firstColumn="0" w:lastColumn="0" w:oddVBand="0" w:evenVBand="0" w:oddHBand="0" w:evenHBand="0" w:firstRowFirstColumn="0" w:firstRowLastColumn="0" w:lastRowFirstColumn="0" w:lastRowLastColumn="0"/>
            </w:pPr>
            <w:r>
              <w:t>31</w:t>
            </w:r>
          </w:p>
          <w:p w14:paraId="79E61671" w14:textId="111FCBB2" w:rsidR="003D7AE2" w:rsidRDefault="003D7AE2">
            <w:pPr>
              <w:cnfStyle w:val="000000000000" w:firstRow="0" w:lastRow="0" w:firstColumn="0" w:lastColumn="0" w:oddVBand="0" w:evenVBand="0" w:oddHBand="0" w:evenHBand="0" w:firstRowFirstColumn="0" w:firstRowLastColumn="0" w:lastRowFirstColumn="0" w:lastRowLastColumn="0"/>
            </w:pPr>
            <w:r>
              <w:t>T3S3</w:t>
            </w:r>
          </w:p>
        </w:tc>
        <w:tc>
          <w:tcPr>
            <w:tcW w:w="222" w:type="dxa"/>
            <w:gridSpan w:val="2"/>
            <w:tcBorders>
              <w:left w:val="single" w:sz="24" w:space="0" w:color="7F7F7F" w:themeColor="text1" w:themeTint="80"/>
            </w:tcBorders>
          </w:tcPr>
          <w:p w14:paraId="0AF7DF3F"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977" w:type="dxa"/>
            <w:gridSpan w:val="2"/>
            <w:tcBorders>
              <w:top w:val="single" w:sz="4" w:space="0" w:color="7F7F7F" w:themeColor="text1" w:themeTint="80"/>
              <w:right w:val="single" w:sz="24" w:space="0" w:color="7F7F7F" w:themeColor="text1" w:themeTint="80"/>
            </w:tcBorders>
          </w:tcPr>
          <w:p w14:paraId="623C2078"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Borders>
              <w:left w:val="single" w:sz="24" w:space="0" w:color="7F7F7F" w:themeColor="text1" w:themeTint="80"/>
            </w:tcBorders>
          </w:tcPr>
          <w:p w14:paraId="37B6785B"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top w:val="single" w:sz="4" w:space="0" w:color="7F7F7F" w:themeColor="text1" w:themeTint="80"/>
              <w:right w:val="single" w:sz="24" w:space="0" w:color="7F7F7F" w:themeColor="text1" w:themeTint="80"/>
            </w:tcBorders>
          </w:tcPr>
          <w:p w14:paraId="6E340FF3"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Borders>
              <w:left w:val="single" w:sz="24" w:space="0" w:color="7F7F7F" w:themeColor="text1" w:themeTint="80"/>
            </w:tcBorders>
          </w:tcPr>
          <w:p w14:paraId="5E54D5C3"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64" w:type="dxa"/>
            <w:gridSpan w:val="2"/>
            <w:tcBorders>
              <w:top w:val="single" w:sz="4" w:space="0" w:color="7F7F7F" w:themeColor="text1" w:themeTint="80"/>
              <w:right w:val="single" w:sz="24" w:space="0" w:color="7F7F7F" w:themeColor="text1" w:themeTint="80"/>
            </w:tcBorders>
          </w:tcPr>
          <w:p w14:paraId="779976AC"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22" w:type="dxa"/>
            <w:gridSpan w:val="2"/>
            <w:tcBorders>
              <w:left w:val="single" w:sz="24" w:space="0" w:color="7F7F7F" w:themeColor="text1" w:themeTint="80"/>
            </w:tcBorders>
          </w:tcPr>
          <w:p w14:paraId="556AA6B5"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879" w:type="dxa"/>
            <w:gridSpan w:val="2"/>
            <w:tcBorders>
              <w:top w:val="single" w:sz="4" w:space="0" w:color="7F7F7F" w:themeColor="text1" w:themeTint="80"/>
              <w:right w:val="single" w:sz="24" w:space="0" w:color="7F7F7F" w:themeColor="text1" w:themeTint="80"/>
            </w:tcBorders>
          </w:tcPr>
          <w:p w14:paraId="778A6244"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tcW w:w="236" w:type="dxa"/>
            <w:gridSpan w:val="2"/>
            <w:tcBorders>
              <w:left w:val="single" w:sz="24" w:space="0" w:color="7F7F7F" w:themeColor="text1" w:themeTint="80"/>
            </w:tcBorders>
          </w:tcPr>
          <w:p w14:paraId="12E8B5DB" w14:textId="77777777" w:rsidR="00356804" w:rsidRDefault="00356804">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83" w:type="dxa"/>
            <w:gridSpan w:val="3"/>
            <w:tcBorders>
              <w:top w:val="single" w:sz="4" w:space="0" w:color="2F5496" w:themeColor="accent1" w:themeShade="BF"/>
              <w:right w:val="single" w:sz="24" w:space="0" w:color="2F5496" w:themeColor="accent1" w:themeShade="BF"/>
            </w:tcBorders>
          </w:tcPr>
          <w:p w14:paraId="04953C73" w14:textId="77777777" w:rsidR="00356804" w:rsidRDefault="00356804"/>
        </w:tc>
      </w:tr>
    </w:tbl>
    <w:p w14:paraId="0E312C98" w14:textId="2B51CD0C" w:rsidR="00232C37" w:rsidRDefault="00232C37" w:rsidP="00232C37">
      <w:pPr>
        <w:pStyle w:val="Caption"/>
        <w:keepNext/>
      </w:pPr>
      <w:r>
        <w:lastRenderedPageBreak/>
        <w:t xml:space="preserve">Table </w:t>
      </w:r>
      <w:fldSimple w:instr=" SEQ Table \* ARABIC ">
        <w:r w:rsidR="00254CD8">
          <w:rPr>
            <w:noProof/>
          </w:rPr>
          <w:t>2</w:t>
        </w:r>
      </w:fldSimple>
      <w:r>
        <w:t xml:space="preserve"> August task &amp; subtask planner</w:t>
      </w:r>
    </w:p>
    <w:tbl>
      <w:tblPr>
        <w:tblStyle w:val="Calendar3"/>
        <w:tblW w:w="0" w:type="auto"/>
        <w:tblLook w:val="05A0" w:firstRow="1" w:lastRow="0" w:firstColumn="1" w:lastColumn="1" w:noHBand="0" w:noVBand="1"/>
      </w:tblPr>
      <w:tblGrid>
        <w:gridCol w:w="864"/>
        <w:gridCol w:w="222"/>
        <w:gridCol w:w="984"/>
        <w:gridCol w:w="222"/>
        <w:gridCol w:w="944"/>
        <w:gridCol w:w="222"/>
        <w:gridCol w:w="944"/>
        <w:gridCol w:w="222"/>
        <w:gridCol w:w="944"/>
        <w:gridCol w:w="222"/>
        <w:gridCol w:w="944"/>
        <w:gridCol w:w="236"/>
        <w:gridCol w:w="850"/>
        <w:gridCol w:w="14"/>
      </w:tblGrid>
      <w:tr w:rsidR="00356804" w14:paraId="77741245" w14:textId="77777777" w:rsidTr="003D7AE2">
        <w:trPr>
          <w:gridAfter w:val="1"/>
          <w:cnfStyle w:val="100000000000" w:firstRow="1" w:lastRow="0" w:firstColumn="0" w:lastColumn="0" w:oddVBand="0" w:evenVBand="0" w:oddHBand="0" w:evenHBand="0" w:firstRowFirstColumn="0" w:firstRowLastColumn="0" w:lastRowFirstColumn="0" w:lastRowLastColumn="0"/>
          <w:wAfter w:w="14" w:type="dxa"/>
          <w:trHeight w:val="810"/>
        </w:trPr>
        <w:tc>
          <w:tcPr>
            <w:cnfStyle w:val="001000000000" w:firstRow="0" w:lastRow="0" w:firstColumn="1" w:lastColumn="0" w:oddVBand="0" w:evenVBand="0" w:oddHBand="0" w:evenHBand="0" w:firstRowFirstColumn="0" w:firstRowLastColumn="0" w:lastRowFirstColumn="0" w:lastRowLastColumn="0"/>
            <w:tcW w:w="7820" w:type="dxa"/>
            <w:gridSpan w:val="13"/>
          </w:tcPr>
          <w:p w14:paraId="7879E5DC" w14:textId="05C2706F" w:rsidR="00356804" w:rsidRDefault="00356804" w:rsidP="00062496">
            <w:r>
              <w:t xml:space="preserve">August </w:t>
            </w:r>
          </w:p>
        </w:tc>
      </w:tr>
      <w:tr w:rsidR="00356804" w14:paraId="55B6B23E" w14:textId="77777777" w:rsidTr="003D7AE2">
        <w:trPr>
          <w:trHeight w:val="576"/>
        </w:trPr>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2F5496" w:themeColor="accent1" w:themeShade="BF"/>
            </w:tcBorders>
            <w:noWrap/>
            <w:tcMar>
              <w:left w:w="43" w:type="dxa"/>
              <w:right w:w="43" w:type="dxa"/>
            </w:tcMar>
            <w:vAlign w:val="bottom"/>
          </w:tcPr>
          <w:p w14:paraId="3AEDC9E4" w14:textId="77777777" w:rsidR="00356804" w:rsidRDefault="00356804" w:rsidP="00062496">
            <w:r>
              <w:t>Sun</w:t>
            </w:r>
          </w:p>
        </w:tc>
        <w:tc>
          <w:tcPr>
            <w:tcW w:w="222" w:type="dxa"/>
            <w:noWrap/>
            <w:tcMar>
              <w:left w:w="43" w:type="dxa"/>
              <w:right w:w="43" w:type="dxa"/>
            </w:tcMar>
            <w:vAlign w:val="bottom"/>
          </w:tcPr>
          <w:p w14:paraId="4F670E2A"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14:paraId="3F972F09"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14:paraId="25F43494"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noWrap/>
            <w:tcMar>
              <w:left w:w="43" w:type="dxa"/>
              <w:right w:w="43" w:type="dxa"/>
            </w:tcMar>
            <w:vAlign w:val="bottom"/>
          </w:tcPr>
          <w:p w14:paraId="2491D01C"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14:paraId="08E97A72"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noWrap/>
            <w:tcMar>
              <w:left w:w="43" w:type="dxa"/>
              <w:right w:w="43" w:type="dxa"/>
            </w:tcMar>
            <w:vAlign w:val="bottom"/>
          </w:tcPr>
          <w:p w14:paraId="000B2AB4"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14:paraId="4771F336"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noWrap/>
            <w:tcMar>
              <w:left w:w="43" w:type="dxa"/>
              <w:right w:w="43" w:type="dxa"/>
            </w:tcMar>
            <w:vAlign w:val="bottom"/>
          </w:tcPr>
          <w:p w14:paraId="798C44D1"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14:paraId="15390A7A"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noWrap/>
            <w:tcMar>
              <w:left w:w="43" w:type="dxa"/>
              <w:right w:w="43" w:type="dxa"/>
            </w:tcMar>
            <w:vAlign w:val="bottom"/>
          </w:tcPr>
          <w:p w14:paraId="4853AA3C"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14:paraId="4CB69750"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2F5496" w:themeColor="accent1" w:themeShade="BF"/>
            </w:tcBorders>
            <w:noWrap/>
            <w:tcMar>
              <w:left w:w="43" w:type="dxa"/>
              <w:right w:w="43" w:type="dxa"/>
            </w:tcMar>
            <w:vAlign w:val="bottom"/>
          </w:tcPr>
          <w:p w14:paraId="13D7B7E6" w14:textId="77777777" w:rsidR="00356804" w:rsidRDefault="00356804" w:rsidP="00062496">
            <w:r>
              <w:t>Sat</w:t>
            </w:r>
          </w:p>
        </w:tc>
      </w:tr>
      <w:tr w:rsidR="00356804" w14:paraId="2981740E" w14:textId="77777777" w:rsidTr="003D7AE2">
        <w:trPr>
          <w:trHeight w:val="576"/>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2F5496" w:themeColor="accent1" w:themeShade="BF"/>
              <w:right w:val="single" w:sz="24" w:space="0" w:color="2F5496" w:themeColor="accent1" w:themeShade="BF"/>
            </w:tcBorders>
          </w:tcPr>
          <w:p w14:paraId="5CE0DD7F" w14:textId="77777777" w:rsidR="00356804" w:rsidRDefault="00356804" w:rsidP="00062496"/>
        </w:tc>
        <w:tc>
          <w:tcPr>
            <w:tcW w:w="222" w:type="dxa"/>
            <w:tcBorders>
              <w:left w:val="single" w:sz="24" w:space="0" w:color="2F5496" w:themeColor="accent1" w:themeShade="BF"/>
            </w:tcBorders>
          </w:tcPr>
          <w:p w14:paraId="399E3D55"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06A3CAD0"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54A83460"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2ED78C60"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1</w:t>
            </w:r>
          </w:p>
          <w:p w14:paraId="53EE2429" w14:textId="266796CF" w:rsidR="003D7AE2" w:rsidRDefault="003D7AE2" w:rsidP="00062496">
            <w:pPr>
              <w:cnfStyle w:val="000000000000" w:firstRow="0" w:lastRow="0" w:firstColumn="0" w:lastColumn="0" w:oddVBand="0" w:evenVBand="0" w:oddHBand="0" w:evenHBand="0" w:firstRowFirstColumn="0" w:firstRowLastColumn="0" w:lastRowFirstColumn="0" w:lastRowLastColumn="0"/>
            </w:pPr>
            <w:r>
              <w:t>T3S4</w:t>
            </w:r>
          </w:p>
        </w:tc>
        <w:tc>
          <w:tcPr>
            <w:tcW w:w="222" w:type="dxa"/>
            <w:tcBorders>
              <w:left w:val="single" w:sz="24" w:space="0" w:color="7F7F7F" w:themeColor="text1" w:themeTint="80"/>
            </w:tcBorders>
          </w:tcPr>
          <w:p w14:paraId="71EE1833"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034B9270"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2</w:t>
            </w:r>
          </w:p>
          <w:p w14:paraId="56235E87" w14:textId="2211E4CD" w:rsidR="003D7AE2" w:rsidRDefault="003D7AE2" w:rsidP="00062496">
            <w:pPr>
              <w:cnfStyle w:val="000000000000" w:firstRow="0" w:lastRow="0" w:firstColumn="0" w:lastColumn="0" w:oddVBand="0" w:evenVBand="0" w:oddHBand="0" w:evenHBand="0" w:firstRowFirstColumn="0" w:firstRowLastColumn="0" w:lastRowFirstColumn="0" w:lastRowLastColumn="0"/>
            </w:pPr>
            <w:r>
              <w:t>T3</w:t>
            </w:r>
          </w:p>
        </w:tc>
        <w:tc>
          <w:tcPr>
            <w:tcW w:w="222" w:type="dxa"/>
            <w:tcBorders>
              <w:left w:val="single" w:sz="24" w:space="0" w:color="7F7F7F" w:themeColor="text1" w:themeTint="80"/>
            </w:tcBorders>
          </w:tcPr>
          <w:p w14:paraId="25EE4094"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7DA31E30"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3</w:t>
            </w:r>
          </w:p>
          <w:p w14:paraId="403037F2" w14:textId="62632E2C" w:rsidR="003D7AE2" w:rsidRDefault="003D7AE2" w:rsidP="00062496">
            <w:pPr>
              <w:cnfStyle w:val="000000000000" w:firstRow="0" w:lastRow="0" w:firstColumn="0" w:lastColumn="0" w:oddVBand="0" w:evenVBand="0" w:oddHBand="0" w:evenHBand="0" w:firstRowFirstColumn="0" w:firstRowLastColumn="0" w:lastRowFirstColumn="0" w:lastRowLastColumn="0"/>
            </w:pPr>
            <w:r>
              <w:t>T3</w:t>
            </w:r>
          </w:p>
        </w:tc>
        <w:tc>
          <w:tcPr>
            <w:tcW w:w="222" w:type="dxa"/>
            <w:tcBorders>
              <w:left w:val="single" w:sz="24" w:space="0" w:color="7F7F7F" w:themeColor="text1" w:themeTint="80"/>
            </w:tcBorders>
          </w:tcPr>
          <w:p w14:paraId="14DF1203"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1EFA19C6"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4</w:t>
            </w:r>
          </w:p>
          <w:p w14:paraId="4CC2C16D" w14:textId="65729D27" w:rsidR="003D7AE2" w:rsidRDefault="003D7AE2" w:rsidP="00062496">
            <w:pPr>
              <w:cnfStyle w:val="000000000000" w:firstRow="0" w:lastRow="0" w:firstColumn="0" w:lastColumn="0" w:oddVBand="0" w:evenVBand="0" w:oddHBand="0" w:evenHBand="0" w:firstRowFirstColumn="0" w:firstRowLastColumn="0" w:lastRowFirstColumn="0" w:lastRowLastColumn="0"/>
            </w:pPr>
            <w:r>
              <w:t>T3</w:t>
            </w:r>
          </w:p>
        </w:tc>
        <w:tc>
          <w:tcPr>
            <w:tcW w:w="236" w:type="dxa"/>
            <w:tcBorders>
              <w:left w:val="single" w:sz="24" w:space="0" w:color="7F7F7F" w:themeColor="text1" w:themeTint="80"/>
            </w:tcBorders>
          </w:tcPr>
          <w:p w14:paraId="66833F3F"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2F5496" w:themeColor="accent1" w:themeShade="BF"/>
              <w:right w:val="single" w:sz="24" w:space="0" w:color="2F5496" w:themeColor="accent1" w:themeShade="BF"/>
            </w:tcBorders>
          </w:tcPr>
          <w:p w14:paraId="70328B45" w14:textId="77777777" w:rsidR="00356804" w:rsidRDefault="00356804" w:rsidP="00062496">
            <w:r>
              <w:t>5</w:t>
            </w:r>
          </w:p>
          <w:p w14:paraId="541E4D1F" w14:textId="2CF80DFE" w:rsidR="00356804" w:rsidRDefault="00356804" w:rsidP="00062496">
            <w:r>
              <w:t>Work</w:t>
            </w:r>
          </w:p>
        </w:tc>
      </w:tr>
      <w:tr w:rsidR="00356804" w14:paraId="1CBB33A9" w14:textId="77777777" w:rsidTr="003D7AE2">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2F5496" w:themeColor="accent1" w:themeShade="BF"/>
            </w:tcBorders>
          </w:tcPr>
          <w:p w14:paraId="664E1619" w14:textId="77777777" w:rsidR="00356804" w:rsidRDefault="00356804" w:rsidP="00062496"/>
        </w:tc>
        <w:tc>
          <w:tcPr>
            <w:tcW w:w="222" w:type="dxa"/>
          </w:tcPr>
          <w:p w14:paraId="5CB2B531"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4EDDF928"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34AC6400"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54852020"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122E5A72"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175093B2"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093EC3B2"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47E647B3"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6859752B"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4AF0D5FA"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36" w:type="dxa"/>
          </w:tcPr>
          <w:p w14:paraId="144DAC1E"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2F5496" w:themeColor="accent1" w:themeShade="BF"/>
            </w:tcBorders>
          </w:tcPr>
          <w:p w14:paraId="02D0BBA4" w14:textId="77777777" w:rsidR="00356804" w:rsidRDefault="00356804" w:rsidP="00062496"/>
        </w:tc>
      </w:tr>
      <w:tr w:rsidR="00356804" w14:paraId="7A6ED72D" w14:textId="77777777" w:rsidTr="003D7AE2">
        <w:trPr>
          <w:trHeight w:val="576"/>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2F5496" w:themeColor="accent1" w:themeShade="BF"/>
              <w:right w:val="single" w:sz="24" w:space="0" w:color="2F5496" w:themeColor="accent1" w:themeShade="BF"/>
            </w:tcBorders>
          </w:tcPr>
          <w:p w14:paraId="7F9224DE" w14:textId="77777777" w:rsidR="00356804" w:rsidRDefault="00356804" w:rsidP="00062496">
            <w:r>
              <w:t>6</w:t>
            </w:r>
          </w:p>
          <w:p w14:paraId="54B98CE6" w14:textId="1C0FAB74" w:rsidR="00356804" w:rsidRDefault="00356804" w:rsidP="00062496">
            <w:r>
              <w:t>Work</w:t>
            </w:r>
          </w:p>
        </w:tc>
        <w:tc>
          <w:tcPr>
            <w:tcW w:w="222" w:type="dxa"/>
            <w:tcBorders>
              <w:left w:val="single" w:sz="24" w:space="0" w:color="2F5496" w:themeColor="accent1" w:themeShade="BF"/>
            </w:tcBorders>
          </w:tcPr>
          <w:p w14:paraId="6D5F2E5E"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6549FDC8"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7</w:t>
            </w:r>
          </w:p>
          <w:p w14:paraId="7782ABAE" w14:textId="7B5476A8" w:rsidR="00EB6E81" w:rsidRDefault="00EB6E81"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6B0122D3"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31DC01A5"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8</w:t>
            </w:r>
          </w:p>
          <w:p w14:paraId="25A1F928" w14:textId="28B20656" w:rsidR="00EB6E81"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51E03ACA"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4F9AF64B"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9</w:t>
            </w:r>
          </w:p>
          <w:p w14:paraId="223C2742" w14:textId="50A9C9AA" w:rsidR="00EB6E81"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78BADA93"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17F5EA0D"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10</w:t>
            </w:r>
          </w:p>
          <w:p w14:paraId="3360442C" w14:textId="1CAA4FFC" w:rsidR="00EB6E81"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0F240EC0"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28828094"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11</w:t>
            </w:r>
          </w:p>
          <w:p w14:paraId="75568927" w14:textId="318B7746"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36" w:type="dxa"/>
            <w:tcBorders>
              <w:left w:val="single" w:sz="24" w:space="0" w:color="7F7F7F" w:themeColor="text1" w:themeTint="80"/>
            </w:tcBorders>
          </w:tcPr>
          <w:p w14:paraId="13D8A038"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2F5496" w:themeColor="accent1" w:themeShade="BF"/>
              <w:right w:val="single" w:sz="24" w:space="0" w:color="2F5496" w:themeColor="accent1" w:themeShade="BF"/>
            </w:tcBorders>
          </w:tcPr>
          <w:p w14:paraId="2CE6F562" w14:textId="77777777" w:rsidR="00356804" w:rsidRDefault="00356804" w:rsidP="00062496">
            <w:r>
              <w:t>12</w:t>
            </w:r>
          </w:p>
          <w:p w14:paraId="78875257" w14:textId="7D9A7D72" w:rsidR="00356804" w:rsidRDefault="00356804" w:rsidP="00062496">
            <w:r>
              <w:t>Work</w:t>
            </w:r>
          </w:p>
        </w:tc>
      </w:tr>
      <w:tr w:rsidR="00356804" w14:paraId="3496F3C0" w14:textId="77777777" w:rsidTr="003D7AE2">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2F5496" w:themeColor="accent1" w:themeShade="BF"/>
            </w:tcBorders>
          </w:tcPr>
          <w:p w14:paraId="0941D80E" w14:textId="77777777" w:rsidR="00356804" w:rsidRDefault="00356804" w:rsidP="00062496"/>
        </w:tc>
        <w:tc>
          <w:tcPr>
            <w:tcW w:w="222" w:type="dxa"/>
          </w:tcPr>
          <w:p w14:paraId="3E0A4A8E"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2BDB0FA4" w14:textId="0B7BCAC6"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0DF3C931"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5C7A22A2"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548F85C7"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210C16D6"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67D4C6AA"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68D64710"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7F7132CF"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34B73506"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36" w:type="dxa"/>
          </w:tcPr>
          <w:p w14:paraId="7379EA8A"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2F5496" w:themeColor="accent1" w:themeShade="BF"/>
            </w:tcBorders>
          </w:tcPr>
          <w:p w14:paraId="2727954A" w14:textId="77777777" w:rsidR="00356804" w:rsidRDefault="00356804" w:rsidP="00062496"/>
        </w:tc>
      </w:tr>
      <w:tr w:rsidR="00356804" w14:paraId="040D456C" w14:textId="77777777" w:rsidTr="003D7AE2">
        <w:trPr>
          <w:trHeight w:val="576"/>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2F5496" w:themeColor="accent1" w:themeShade="BF"/>
              <w:right w:val="single" w:sz="24" w:space="0" w:color="2F5496" w:themeColor="accent1" w:themeShade="BF"/>
            </w:tcBorders>
          </w:tcPr>
          <w:p w14:paraId="1EFAF230" w14:textId="77777777" w:rsidR="00356804" w:rsidRDefault="00356804" w:rsidP="00062496">
            <w:r>
              <w:t>13</w:t>
            </w:r>
          </w:p>
          <w:p w14:paraId="1E11EB9D" w14:textId="15F07DEA" w:rsidR="00356804" w:rsidRDefault="00356804" w:rsidP="00062496">
            <w:r>
              <w:t>Work</w:t>
            </w:r>
          </w:p>
        </w:tc>
        <w:tc>
          <w:tcPr>
            <w:tcW w:w="222" w:type="dxa"/>
            <w:tcBorders>
              <w:left w:val="single" w:sz="24" w:space="0" w:color="2F5496" w:themeColor="accent1" w:themeShade="BF"/>
            </w:tcBorders>
          </w:tcPr>
          <w:p w14:paraId="308897DD"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0B2E4869"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14</w:t>
            </w:r>
          </w:p>
          <w:p w14:paraId="0336CB1C" w14:textId="099CAD6E"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681AB222"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126359E6"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15</w:t>
            </w:r>
          </w:p>
          <w:p w14:paraId="6330AEB3" w14:textId="087C94B7"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5DAAEC88"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7BFD24FA"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16</w:t>
            </w:r>
          </w:p>
          <w:p w14:paraId="0140FFA4" w14:textId="398073B8"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359BEF13"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42547E97"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17</w:t>
            </w:r>
          </w:p>
          <w:p w14:paraId="3A2F8418" w14:textId="3E8933A8"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4BEB6A01"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0F4DC9A9"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18</w:t>
            </w:r>
          </w:p>
          <w:p w14:paraId="214E87AD" w14:textId="363E0BCC"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36" w:type="dxa"/>
            <w:tcBorders>
              <w:left w:val="single" w:sz="24" w:space="0" w:color="7F7F7F" w:themeColor="text1" w:themeTint="80"/>
            </w:tcBorders>
          </w:tcPr>
          <w:p w14:paraId="5CB7AD1F"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2F5496" w:themeColor="accent1" w:themeShade="BF"/>
              <w:right w:val="single" w:sz="24" w:space="0" w:color="2F5496" w:themeColor="accent1" w:themeShade="BF"/>
            </w:tcBorders>
          </w:tcPr>
          <w:p w14:paraId="594CE198" w14:textId="77777777" w:rsidR="00356804" w:rsidRDefault="00356804" w:rsidP="00062496">
            <w:r>
              <w:t>19</w:t>
            </w:r>
          </w:p>
          <w:p w14:paraId="0D795DB9" w14:textId="0BD267F1" w:rsidR="00356804" w:rsidRDefault="00356804" w:rsidP="00062496">
            <w:r>
              <w:t>Work</w:t>
            </w:r>
          </w:p>
        </w:tc>
      </w:tr>
      <w:tr w:rsidR="00356804" w14:paraId="06D82333" w14:textId="77777777" w:rsidTr="003D7AE2">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2F5496" w:themeColor="accent1" w:themeShade="BF"/>
            </w:tcBorders>
          </w:tcPr>
          <w:p w14:paraId="0C2CF117" w14:textId="77777777" w:rsidR="00356804" w:rsidRDefault="00356804" w:rsidP="00062496"/>
        </w:tc>
        <w:tc>
          <w:tcPr>
            <w:tcW w:w="222" w:type="dxa"/>
          </w:tcPr>
          <w:p w14:paraId="3329C351"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6436CA99"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2507370F"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20D80E5F"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1BAC16C6"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33F26F9D"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76B0B106"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73842EF5"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310A6FE8"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7873D758"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36" w:type="dxa"/>
          </w:tcPr>
          <w:p w14:paraId="0F19306D"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2F5496" w:themeColor="accent1" w:themeShade="BF"/>
            </w:tcBorders>
          </w:tcPr>
          <w:p w14:paraId="546376F9" w14:textId="77777777" w:rsidR="00356804" w:rsidRDefault="00356804" w:rsidP="00062496"/>
        </w:tc>
      </w:tr>
      <w:tr w:rsidR="00356804" w14:paraId="2F875991" w14:textId="77777777" w:rsidTr="003D7AE2">
        <w:trPr>
          <w:trHeight w:val="576"/>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2F5496" w:themeColor="accent1" w:themeShade="BF"/>
              <w:right w:val="single" w:sz="24" w:space="0" w:color="2F5496" w:themeColor="accent1" w:themeShade="BF"/>
            </w:tcBorders>
          </w:tcPr>
          <w:p w14:paraId="1F5B954D" w14:textId="77777777" w:rsidR="00356804" w:rsidRDefault="00356804" w:rsidP="00062496">
            <w:r>
              <w:t>20</w:t>
            </w:r>
          </w:p>
          <w:p w14:paraId="2CCB0EDB" w14:textId="6339DA30" w:rsidR="00356804" w:rsidRDefault="00356804" w:rsidP="00062496">
            <w:r>
              <w:t>Work</w:t>
            </w:r>
          </w:p>
        </w:tc>
        <w:tc>
          <w:tcPr>
            <w:tcW w:w="222" w:type="dxa"/>
            <w:tcBorders>
              <w:left w:val="single" w:sz="24" w:space="0" w:color="2F5496" w:themeColor="accent1" w:themeShade="BF"/>
            </w:tcBorders>
          </w:tcPr>
          <w:p w14:paraId="0505AB4C"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036A1814"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21</w:t>
            </w:r>
          </w:p>
          <w:p w14:paraId="45893DE1" w14:textId="182A5EC1"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3D17AE37"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0DB0738D"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22</w:t>
            </w:r>
          </w:p>
          <w:p w14:paraId="508346C7" w14:textId="454DA0DE"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573F0F1E"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6E3E7DDF"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23</w:t>
            </w:r>
          </w:p>
          <w:p w14:paraId="2933CF09" w14:textId="6E6FBC16"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439A5DA4"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4EC97635"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24</w:t>
            </w:r>
          </w:p>
          <w:p w14:paraId="14074076" w14:textId="21C8C126"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7540A736"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686ACF9E"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25</w:t>
            </w:r>
          </w:p>
          <w:p w14:paraId="4C5BB33C" w14:textId="64ABDA28"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36" w:type="dxa"/>
            <w:tcBorders>
              <w:left w:val="single" w:sz="24" w:space="0" w:color="7F7F7F" w:themeColor="text1" w:themeTint="80"/>
            </w:tcBorders>
          </w:tcPr>
          <w:p w14:paraId="74F7DEEF"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2F5496" w:themeColor="accent1" w:themeShade="BF"/>
              <w:right w:val="single" w:sz="24" w:space="0" w:color="2F5496" w:themeColor="accent1" w:themeShade="BF"/>
            </w:tcBorders>
          </w:tcPr>
          <w:p w14:paraId="33161E51" w14:textId="77777777" w:rsidR="00356804" w:rsidRDefault="00356804" w:rsidP="00062496">
            <w:r>
              <w:t>26</w:t>
            </w:r>
          </w:p>
          <w:p w14:paraId="6430645E" w14:textId="5FCCB6F3" w:rsidR="00356804" w:rsidRDefault="00356804" w:rsidP="00062496">
            <w:r>
              <w:t>Work</w:t>
            </w:r>
          </w:p>
        </w:tc>
      </w:tr>
      <w:tr w:rsidR="00356804" w14:paraId="6F1A56A3" w14:textId="77777777" w:rsidTr="003D7AE2">
        <w:tc>
          <w:tcPr>
            <w:cnfStyle w:val="001000000000" w:firstRow="0" w:lastRow="0" w:firstColumn="1" w:lastColumn="0" w:oddVBand="0" w:evenVBand="0" w:oddHBand="0" w:evenHBand="0" w:firstRowFirstColumn="0" w:firstRowLastColumn="0" w:lastRowFirstColumn="0" w:lastRowLastColumn="0"/>
            <w:tcW w:w="864" w:type="dxa"/>
            <w:tcBorders>
              <w:bottom w:val="single" w:sz="4" w:space="0" w:color="2F5496" w:themeColor="accent1" w:themeShade="BF"/>
            </w:tcBorders>
          </w:tcPr>
          <w:p w14:paraId="7683ED55" w14:textId="77777777" w:rsidR="00356804" w:rsidRDefault="00356804" w:rsidP="00062496"/>
        </w:tc>
        <w:tc>
          <w:tcPr>
            <w:tcW w:w="222" w:type="dxa"/>
          </w:tcPr>
          <w:p w14:paraId="3E34D808"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0C507204"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0532C565"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07CB612D"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205BB8A4"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79C73561"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6A57C737"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44828849"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5EB3234C"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195DFF17"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36" w:type="dxa"/>
          </w:tcPr>
          <w:p w14:paraId="460FDF16"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bottom w:val="single" w:sz="4" w:space="0" w:color="2F5496" w:themeColor="accent1" w:themeShade="BF"/>
            </w:tcBorders>
          </w:tcPr>
          <w:p w14:paraId="69EE1EA4" w14:textId="77777777" w:rsidR="00356804" w:rsidRDefault="00356804" w:rsidP="00062496"/>
        </w:tc>
      </w:tr>
      <w:tr w:rsidR="00356804" w14:paraId="681F2319" w14:textId="77777777" w:rsidTr="003D7AE2">
        <w:trPr>
          <w:trHeight w:val="576"/>
        </w:trPr>
        <w:tc>
          <w:tcPr>
            <w:cnfStyle w:val="001000000000" w:firstRow="0" w:lastRow="0" w:firstColumn="1" w:lastColumn="0" w:oddVBand="0" w:evenVBand="0" w:oddHBand="0" w:evenHBand="0" w:firstRowFirstColumn="0" w:firstRowLastColumn="0" w:lastRowFirstColumn="0" w:lastRowLastColumn="0"/>
            <w:tcW w:w="864" w:type="dxa"/>
            <w:tcBorders>
              <w:top w:val="single" w:sz="4" w:space="0" w:color="2F5496" w:themeColor="accent1" w:themeShade="BF"/>
              <w:right w:val="single" w:sz="24" w:space="0" w:color="2F5496" w:themeColor="accent1" w:themeShade="BF"/>
            </w:tcBorders>
          </w:tcPr>
          <w:p w14:paraId="3190253F" w14:textId="77777777" w:rsidR="00356804" w:rsidRDefault="00356804" w:rsidP="00062496">
            <w:r>
              <w:t>27</w:t>
            </w:r>
          </w:p>
          <w:p w14:paraId="607A9BFB" w14:textId="721FE17E" w:rsidR="00356804" w:rsidRDefault="00356804" w:rsidP="00062496">
            <w:r>
              <w:t>Work</w:t>
            </w:r>
          </w:p>
        </w:tc>
        <w:tc>
          <w:tcPr>
            <w:tcW w:w="222" w:type="dxa"/>
            <w:tcBorders>
              <w:left w:val="single" w:sz="24" w:space="0" w:color="2F5496" w:themeColor="accent1" w:themeShade="BF"/>
            </w:tcBorders>
          </w:tcPr>
          <w:p w14:paraId="5ABED442"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4ED80531"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28</w:t>
            </w:r>
          </w:p>
          <w:p w14:paraId="65E1CD47" w14:textId="504BFD2B"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228D0CD0"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39BD819F"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29</w:t>
            </w:r>
          </w:p>
          <w:p w14:paraId="1831503F" w14:textId="36228A01"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36E03BB5"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4FF9C2A9"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30</w:t>
            </w:r>
          </w:p>
          <w:p w14:paraId="535F58C8" w14:textId="3BADBEFD"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0BDDDC2F"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64994652"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31</w:t>
            </w:r>
          </w:p>
          <w:p w14:paraId="59549D49" w14:textId="672BB00C"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1E22EBCA"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3CBC57EF" w14:textId="3844E138"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36" w:type="dxa"/>
            <w:tcBorders>
              <w:left w:val="single" w:sz="24" w:space="0" w:color="7F7F7F" w:themeColor="text1" w:themeTint="80"/>
            </w:tcBorders>
          </w:tcPr>
          <w:p w14:paraId="20864477"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864" w:type="dxa"/>
            <w:gridSpan w:val="2"/>
            <w:tcBorders>
              <w:top w:val="single" w:sz="4" w:space="0" w:color="2F5496" w:themeColor="accent1" w:themeShade="BF"/>
              <w:right w:val="single" w:sz="24" w:space="0" w:color="2F5496" w:themeColor="accent1" w:themeShade="BF"/>
            </w:tcBorders>
          </w:tcPr>
          <w:p w14:paraId="59FD5E7F" w14:textId="4580FD22" w:rsidR="00356804" w:rsidRDefault="00356804" w:rsidP="00062496"/>
        </w:tc>
      </w:tr>
    </w:tbl>
    <w:p w14:paraId="3A268142" w14:textId="7238A781" w:rsidR="00356804" w:rsidRDefault="00356804" w:rsidP="00F81DAF"/>
    <w:p w14:paraId="09497257" w14:textId="56B32BDF" w:rsidR="00232C37" w:rsidRDefault="00232C37" w:rsidP="00232C37">
      <w:pPr>
        <w:pStyle w:val="Caption"/>
        <w:keepNext/>
      </w:pPr>
      <w:r>
        <w:t xml:space="preserve">Table </w:t>
      </w:r>
      <w:fldSimple w:instr=" SEQ Table \* ARABIC ">
        <w:r w:rsidR="00254CD8">
          <w:rPr>
            <w:noProof/>
          </w:rPr>
          <w:t>3</w:t>
        </w:r>
      </w:fldSimple>
      <w:r>
        <w:t xml:space="preserve"> September task &amp; subtask planner</w:t>
      </w:r>
    </w:p>
    <w:tbl>
      <w:tblPr>
        <w:tblStyle w:val="Calendar3"/>
        <w:tblW w:w="0" w:type="auto"/>
        <w:tblLook w:val="05A0" w:firstRow="1" w:lastRow="0" w:firstColumn="1" w:lastColumn="1" w:noHBand="0" w:noVBand="1"/>
      </w:tblPr>
      <w:tblGrid>
        <w:gridCol w:w="944"/>
        <w:gridCol w:w="222"/>
        <w:gridCol w:w="984"/>
        <w:gridCol w:w="222"/>
        <w:gridCol w:w="944"/>
        <w:gridCol w:w="222"/>
        <w:gridCol w:w="944"/>
        <w:gridCol w:w="222"/>
        <w:gridCol w:w="944"/>
        <w:gridCol w:w="222"/>
        <w:gridCol w:w="944"/>
        <w:gridCol w:w="236"/>
        <w:gridCol w:w="929"/>
        <w:gridCol w:w="15"/>
      </w:tblGrid>
      <w:tr w:rsidR="00356804" w14:paraId="4EBDBEF0" w14:textId="77777777" w:rsidTr="003D7AE2">
        <w:trPr>
          <w:gridAfter w:val="1"/>
          <w:cnfStyle w:val="100000000000" w:firstRow="1" w:lastRow="0" w:firstColumn="0" w:lastColumn="0" w:oddVBand="0" w:evenVBand="0" w:oddHBand="0" w:evenHBand="0" w:firstRowFirstColumn="0" w:firstRowLastColumn="0" w:lastRowFirstColumn="0" w:lastRowLastColumn="0"/>
          <w:wAfter w:w="15" w:type="dxa"/>
          <w:trHeight w:val="810"/>
        </w:trPr>
        <w:tc>
          <w:tcPr>
            <w:cnfStyle w:val="001000000000" w:firstRow="0" w:lastRow="0" w:firstColumn="1" w:lastColumn="0" w:oddVBand="0" w:evenVBand="0" w:oddHBand="0" w:evenHBand="0" w:firstRowFirstColumn="0" w:firstRowLastColumn="0" w:lastRowFirstColumn="0" w:lastRowLastColumn="0"/>
            <w:tcW w:w="7979" w:type="dxa"/>
            <w:gridSpan w:val="13"/>
          </w:tcPr>
          <w:p w14:paraId="5D9F9902" w14:textId="6F99C85E" w:rsidR="00356804" w:rsidRDefault="00356804" w:rsidP="00062496">
            <w:r>
              <w:t xml:space="preserve">September </w:t>
            </w:r>
          </w:p>
        </w:tc>
      </w:tr>
      <w:tr w:rsidR="00356804" w14:paraId="737A6028" w14:textId="77777777" w:rsidTr="003D7AE2">
        <w:trPr>
          <w:trHeight w:val="576"/>
        </w:trPr>
        <w:tc>
          <w:tcPr>
            <w:cnfStyle w:val="001000000000" w:firstRow="0" w:lastRow="0" w:firstColumn="1" w:lastColumn="0" w:oddVBand="0" w:evenVBand="0" w:oddHBand="0" w:evenHBand="0" w:firstRowFirstColumn="0" w:firstRowLastColumn="0" w:lastRowFirstColumn="0" w:lastRowLastColumn="0"/>
            <w:tcW w:w="944" w:type="dxa"/>
            <w:tcBorders>
              <w:bottom w:val="single" w:sz="4" w:space="0" w:color="2F5496" w:themeColor="accent1" w:themeShade="BF"/>
            </w:tcBorders>
            <w:noWrap/>
            <w:tcMar>
              <w:left w:w="43" w:type="dxa"/>
              <w:right w:w="43" w:type="dxa"/>
            </w:tcMar>
            <w:vAlign w:val="bottom"/>
          </w:tcPr>
          <w:p w14:paraId="6052EC87" w14:textId="77777777" w:rsidR="00356804" w:rsidRDefault="00356804" w:rsidP="00062496">
            <w:r>
              <w:t>Sun</w:t>
            </w:r>
          </w:p>
        </w:tc>
        <w:tc>
          <w:tcPr>
            <w:tcW w:w="222" w:type="dxa"/>
            <w:noWrap/>
            <w:tcMar>
              <w:left w:w="43" w:type="dxa"/>
              <w:right w:w="43" w:type="dxa"/>
            </w:tcMar>
            <w:vAlign w:val="bottom"/>
          </w:tcPr>
          <w:p w14:paraId="6848F419"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noWrap/>
            <w:tcMar>
              <w:left w:w="43" w:type="dxa"/>
              <w:right w:w="43" w:type="dxa"/>
            </w:tcMar>
            <w:vAlign w:val="bottom"/>
          </w:tcPr>
          <w:p w14:paraId="51C942FD"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Mon</w:t>
            </w:r>
          </w:p>
        </w:tc>
        <w:tc>
          <w:tcPr>
            <w:tcW w:w="222" w:type="dxa"/>
            <w:noWrap/>
            <w:tcMar>
              <w:left w:w="43" w:type="dxa"/>
              <w:right w:w="43" w:type="dxa"/>
            </w:tcMar>
            <w:vAlign w:val="bottom"/>
          </w:tcPr>
          <w:p w14:paraId="311BD0EF"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noWrap/>
            <w:tcMar>
              <w:left w:w="43" w:type="dxa"/>
              <w:right w:w="43" w:type="dxa"/>
            </w:tcMar>
            <w:vAlign w:val="bottom"/>
          </w:tcPr>
          <w:p w14:paraId="132B1F51"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Tue</w:t>
            </w:r>
          </w:p>
        </w:tc>
        <w:tc>
          <w:tcPr>
            <w:tcW w:w="222" w:type="dxa"/>
            <w:noWrap/>
            <w:tcMar>
              <w:left w:w="43" w:type="dxa"/>
              <w:right w:w="43" w:type="dxa"/>
            </w:tcMar>
            <w:vAlign w:val="bottom"/>
          </w:tcPr>
          <w:p w14:paraId="785D2CA1"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noWrap/>
            <w:tcMar>
              <w:left w:w="43" w:type="dxa"/>
              <w:right w:w="43" w:type="dxa"/>
            </w:tcMar>
            <w:vAlign w:val="bottom"/>
          </w:tcPr>
          <w:p w14:paraId="29862443"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Wed</w:t>
            </w:r>
          </w:p>
        </w:tc>
        <w:tc>
          <w:tcPr>
            <w:tcW w:w="222" w:type="dxa"/>
            <w:noWrap/>
            <w:tcMar>
              <w:left w:w="43" w:type="dxa"/>
              <w:right w:w="43" w:type="dxa"/>
            </w:tcMar>
            <w:vAlign w:val="bottom"/>
          </w:tcPr>
          <w:p w14:paraId="1A29D6EA"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noWrap/>
            <w:tcMar>
              <w:left w:w="43" w:type="dxa"/>
              <w:right w:w="43" w:type="dxa"/>
            </w:tcMar>
            <w:vAlign w:val="bottom"/>
          </w:tcPr>
          <w:p w14:paraId="522687CD"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Thu</w:t>
            </w:r>
          </w:p>
        </w:tc>
        <w:tc>
          <w:tcPr>
            <w:tcW w:w="222" w:type="dxa"/>
            <w:noWrap/>
            <w:tcMar>
              <w:left w:w="43" w:type="dxa"/>
              <w:right w:w="43" w:type="dxa"/>
            </w:tcMar>
            <w:vAlign w:val="bottom"/>
          </w:tcPr>
          <w:p w14:paraId="2B34B78A"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noWrap/>
            <w:tcMar>
              <w:left w:w="43" w:type="dxa"/>
              <w:right w:w="43" w:type="dxa"/>
            </w:tcMar>
            <w:vAlign w:val="bottom"/>
          </w:tcPr>
          <w:p w14:paraId="2071EA79"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Fri</w:t>
            </w:r>
          </w:p>
        </w:tc>
        <w:tc>
          <w:tcPr>
            <w:tcW w:w="236" w:type="dxa"/>
            <w:noWrap/>
            <w:tcMar>
              <w:left w:w="43" w:type="dxa"/>
              <w:right w:w="43" w:type="dxa"/>
            </w:tcMar>
            <w:vAlign w:val="bottom"/>
          </w:tcPr>
          <w:p w14:paraId="4D3CE66B"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944" w:type="dxa"/>
            <w:gridSpan w:val="2"/>
            <w:tcBorders>
              <w:bottom w:val="single" w:sz="4" w:space="0" w:color="2F5496" w:themeColor="accent1" w:themeShade="BF"/>
            </w:tcBorders>
            <w:noWrap/>
            <w:tcMar>
              <w:left w:w="43" w:type="dxa"/>
              <w:right w:w="43" w:type="dxa"/>
            </w:tcMar>
            <w:vAlign w:val="bottom"/>
          </w:tcPr>
          <w:p w14:paraId="34607522" w14:textId="77777777" w:rsidR="00356804" w:rsidRDefault="00356804" w:rsidP="00062496">
            <w:r>
              <w:t>Sat</w:t>
            </w:r>
          </w:p>
        </w:tc>
      </w:tr>
      <w:tr w:rsidR="00356804" w14:paraId="1B8D84FB" w14:textId="77777777" w:rsidTr="003D7AE2">
        <w:trPr>
          <w:trHeight w:val="576"/>
        </w:trPr>
        <w:tc>
          <w:tcPr>
            <w:cnfStyle w:val="001000000000" w:firstRow="0" w:lastRow="0" w:firstColumn="1" w:lastColumn="0" w:oddVBand="0" w:evenVBand="0" w:oddHBand="0" w:evenHBand="0" w:firstRowFirstColumn="0" w:firstRowLastColumn="0" w:lastRowFirstColumn="0" w:lastRowLastColumn="0"/>
            <w:tcW w:w="944" w:type="dxa"/>
            <w:tcBorders>
              <w:top w:val="single" w:sz="4" w:space="0" w:color="2F5496" w:themeColor="accent1" w:themeShade="BF"/>
              <w:right w:val="single" w:sz="24" w:space="0" w:color="2F5496" w:themeColor="accent1" w:themeShade="BF"/>
            </w:tcBorders>
          </w:tcPr>
          <w:p w14:paraId="38C7D152" w14:textId="77777777" w:rsidR="00356804" w:rsidRDefault="00356804" w:rsidP="00062496"/>
        </w:tc>
        <w:tc>
          <w:tcPr>
            <w:tcW w:w="222" w:type="dxa"/>
            <w:tcBorders>
              <w:left w:val="single" w:sz="24" w:space="0" w:color="2F5496" w:themeColor="accent1" w:themeShade="BF"/>
            </w:tcBorders>
          </w:tcPr>
          <w:p w14:paraId="64B61B1E"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393B300E"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2EAF60FA"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19283322"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363E70CD"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147A2CF6"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2E1B8D98"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7213CAD8"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Borders>
              <w:left w:val="single" w:sz="24" w:space="0" w:color="7F7F7F" w:themeColor="text1" w:themeTint="80"/>
            </w:tcBorders>
          </w:tcPr>
          <w:p w14:paraId="7C59BD5F"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3158B0E5"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1</w:t>
            </w:r>
          </w:p>
          <w:p w14:paraId="19C2DDED" w14:textId="32870E12"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36" w:type="dxa"/>
            <w:tcBorders>
              <w:left w:val="single" w:sz="24" w:space="0" w:color="7F7F7F" w:themeColor="text1" w:themeTint="80"/>
            </w:tcBorders>
          </w:tcPr>
          <w:p w14:paraId="63C87CAD"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944" w:type="dxa"/>
            <w:gridSpan w:val="2"/>
            <w:tcBorders>
              <w:top w:val="single" w:sz="4" w:space="0" w:color="2F5496" w:themeColor="accent1" w:themeShade="BF"/>
              <w:right w:val="single" w:sz="24" w:space="0" w:color="2F5496" w:themeColor="accent1" w:themeShade="BF"/>
            </w:tcBorders>
          </w:tcPr>
          <w:p w14:paraId="7515D1CB" w14:textId="77777777" w:rsidR="00356804" w:rsidRDefault="00356804" w:rsidP="00062496">
            <w:r>
              <w:t>2</w:t>
            </w:r>
          </w:p>
          <w:p w14:paraId="1D63DFCD" w14:textId="069C8EB6" w:rsidR="00356804" w:rsidRDefault="00356804" w:rsidP="00062496">
            <w:r>
              <w:t>Work</w:t>
            </w:r>
          </w:p>
        </w:tc>
      </w:tr>
      <w:tr w:rsidR="00356804" w14:paraId="72F020EE" w14:textId="77777777" w:rsidTr="003D7AE2">
        <w:tc>
          <w:tcPr>
            <w:cnfStyle w:val="001000000000" w:firstRow="0" w:lastRow="0" w:firstColumn="1" w:lastColumn="0" w:oddVBand="0" w:evenVBand="0" w:oddHBand="0" w:evenHBand="0" w:firstRowFirstColumn="0" w:firstRowLastColumn="0" w:lastRowFirstColumn="0" w:lastRowLastColumn="0"/>
            <w:tcW w:w="944" w:type="dxa"/>
            <w:tcBorders>
              <w:bottom w:val="single" w:sz="4" w:space="0" w:color="2F5496" w:themeColor="accent1" w:themeShade="BF"/>
            </w:tcBorders>
          </w:tcPr>
          <w:p w14:paraId="1F334BEE" w14:textId="77777777" w:rsidR="00356804" w:rsidRDefault="00356804" w:rsidP="00062496"/>
        </w:tc>
        <w:tc>
          <w:tcPr>
            <w:tcW w:w="222" w:type="dxa"/>
          </w:tcPr>
          <w:p w14:paraId="0DF4AC86"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7E8B59F5"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4306FE92"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7E60F689"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68DEDB41"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488E459F"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1511CC04"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66CC7477"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4C9CF037"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3BB858E7"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36" w:type="dxa"/>
          </w:tcPr>
          <w:p w14:paraId="2A37777A"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944" w:type="dxa"/>
            <w:gridSpan w:val="2"/>
            <w:tcBorders>
              <w:bottom w:val="single" w:sz="4" w:space="0" w:color="2F5496" w:themeColor="accent1" w:themeShade="BF"/>
            </w:tcBorders>
          </w:tcPr>
          <w:p w14:paraId="2CEF49D4" w14:textId="77777777" w:rsidR="00356804" w:rsidRDefault="00356804" w:rsidP="00062496"/>
        </w:tc>
      </w:tr>
      <w:tr w:rsidR="00356804" w14:paraId="6C682EC6" w14:textId="77777777" w:rsidTr="003D7AE2">
        <w:trPr>
          <w:trHeight w:val="576"/>
        </w:trPr>
        <w:tc>
          <w:tcPr>
            <w:cnfStyle w:val="001000000000" w:firstRow="0" w:lastRow="0" w:firstColumn="1" w:lastColumn="0" w:oddVBand="0" w:evenVBand="0" w:oddHBand="0" w:evenHBand="0" w:firstRowFirstColumn="0" w:firstRowLastColumn="0" w:lastRowFirstColumn="0" w:lastRowLastColumn="0"/>
            <w:tcW w:w="944" w:type="dxa"/>
            <w:tcBorders>
              <w:top w:val="single" w:sz="4" w:space="0" w:color="2F5496" w:themeColor="accent1" w:themeShade="BF"/>
              <w:right w:val="single" w:sz="24" w:space="0" w:color="2F5496" w:themeColor="accent1" w:themeShade="BF"/>
            </w:tcBorders>
          </w:tcPr>
          <w:p w14:paraId="1D30051D" w14:textId="77777777" w:rsidR="00356804" w:rsidRDefault="00356804" w:rsidP="00062496">
            <w:r>
              <w:t>3</w:t>
            </w:r>
          </w:p>
          <w:p w14:paraId="012C3F47" w14:textId="12BE8DF8" w:rsidR="00356804" w:rsidRDefault="00356804" w:rsidP="00062496">
            <w:r>
              <w:t>Work</w:t>
            </w:r>
          </w:p>
        </w:tc>
        <w:tc>
          <w:tcPr>
            <w:tcW w:w="222" w:type="dxa"/>
            <w:tcBorders>
              <w:left w:val="single" w:sz="24" w:space="0" w:color="2F5496" w:themeColor="accent1" w:themeShade="BF"/>
            </w:tcBorders>
          </w:tcPr>
          <w:p w14:paraId="1984412A"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0E401F13"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4</w:t>
            </w:r>
          </w:p>
          <w:p w14:paraId="01C4AED8" w14:textId="4CF4CFAE"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7174577D"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6094559D"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5</w:t>
            </w:r>
          </w:p>
          <w:p w14:paraId="174D55C2" w14:textId="35A54279"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0CDF9F50"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6E8AF4DF"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6</w:t>
            </w:r>
          </w:p>
          <w:p w14:paraId="79EF7D80" w14:textId="63E10698"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73AE959A"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4D2C88A1"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7</w:t>
            </w:r>
          </w:p>
          <w:p w14:paraId="0BAE29C3" w14:textId="4082785B"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22" w:type="dxa"/>
            <w:tcBorders>
              <w:left w:val="single" w:sz="24" w:space="0" w:color="7F7F7F" w:themeColor="text1" w:themeTint="80"/>
            </w:tcBorders>
          </w:tcPr>
          <w:p w14:paraId="3384D836"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645560AE"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8</w:t>
            </w:r>
          </w:p>
          <w:p w14:paraId="0A675634" w14:textId="3A6AE2DB" w:rsidR="003D7AE2" w:rsidRDefault="003D7AE2" w:rsidP="00062496">
            <w:pPr>
              <w:cnfStyle w:val="000000000000" w:firstRow="0" w:lastRow="0" w:firstColumn="0" w:lastColumn="0" w:oddVBand="0" w:evenVBand="0" w:oddHBand="0" w:evenHBand="0" w:firstRowFirstColumn="0" w:firstRowLastColumn="0" w:lastRowFirstColumn="0" w:lastRowLastColumn="0"/>
            </w:pPr>
            <w:r>
              <w:t>EMA Writeup</w:t>
            </w:r>
          </w:p>
        </w:tc>
        <w:tc>
          <w:tcPr>
            <w:tcW w:w="236" w:type="dxa"/>
            <w:tcBorders>
              <w:left w:val="single" w:sz="24" w:space="0" w:color="7F7F7F" w:themeColor="text1" w:themeTint="80"/>
            </w:tcBorders>
          </w:tcPr>
          <w:p w14:paraId="3962C06A"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944" w:type="dxa"/>
            <w:gridSpan w:val="2"/>
            <w:tcBorders>
              <w:top w:val="single" w:sz="4" w:space="0" w:color="2F5496" w:themeColor="accent1" w:themeShade="BF"/>
              <w:right w:val="single" w:sz="24" w:space="0" w:color="2F5496" w:themeColor="accent1" w:themeShade="BF"/>
            </w:tcBorders>
          </w:tcPr>
          <w:p w14:paraId="24CF8344" w14:textId="77777777" w:rsidR="00356804" w:rsidRDefault="00356804" w:rsidP="00062496">
            <w:r>
              <w:t>9</w:t>
            </w:r>
          </w:p>
          <w:p w14:paraId="1C7C6CD7" w14:textId="47EB8FDC" w:rsidR="003D7AE2" w:rsidRDefault="003D7AE2" w:rsidP="00062496">
            <w:r>
              <w:t>EMA Writeup</w:t>
            </w:r>
          </w:p>
        </w:tc>
      </w:tr>
      <w:tr w:rsidR="00356804" w14:paraId="32EEBD82" w14:textId="77777777" w:rsidTr="003D7AE2">
        <w:tc>
          <w:tcPr>
            <w:cnfStyle w:val="001000000000" w:firstRow="0" w:lastRow="0" w:firstColumn="1" w:lastColumn="0" w:oddVBand="0" w:evenVBand="0" w:oddHBand="0" w:evenHBand="0" w:firstRowFirstColumn="0" w:firstRowLastColumn="0" w:lastRowFirstColumn="0" w:lastRowLastColumn="0"/>
            <w:tcW w:w="944" w:type="dxa"/>
            <w:tcBorders>
              <w:bottom w:val="single" w:sz="4" w:space="0" w:color="2F5496" w:themeColor="accent1" w:themeShade="BF"/>
            </w:tcBorders>
          </w:tcPr>
          <w:p w14:paraId="73D74462" w14:textId="77777777" w:rsidR="00356804" w:rsidRDefault="00356804" w:rsidP="00062496"/>
        </w:tc>
        <w:tc>
          <w:tcPr>
            <w:tcW w:w="222" w:type="dxa"/>
          </w:tcPr>
          <w:p w14:paraId="24675785"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bottom w:val="single" w:sz="4" w:space="0" w:color="7F7F7F" w:themeColor="text1" w:themeTint="80"/>
            </w:tcBorders>
          </w:tcPr>
          <w:p w14:paraId="2B953CCB"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174A096C"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0E582744"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66E70390"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47809D6E"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2C2450F1"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0841E813"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22" w:type="dxa"/>
          </w:tcPr>
          <w:p w14:paraId="6370CF0E"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bottom w:val="single" w:sz="4" w:space="0" w:color="7F7F7F" w:themeColor="text1" w:themeTint="80"/>
            </w:tcBorders>
          </w:tcPr>
          <w:p w14:paraId="79C44817"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236" w:type="dxa"/>
          </w:tcPr>
          <w:p w14:paraId="7A0E8BCB"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944" w:type="dxa"/>
            <w:gridSpan w:val="2"/>
            <w:tcBorders>
              <w:bottom w:val="single" w:sz="4" w:space="0" w:color="2F5496" w:themeColor="accent1" w:themeShade="BF"/>
            </w:tcBorders>
          </w:tcPr>
          <w:p w14:paraId="1B15EB40" w14:textId="77777777" w:rsidR="00356804" w:rsidRDefault="00356804" w:rsidP="00062496"/>
        </w:tc>
      </w:tr>
      <w:tr w:rsidR="00356804" w14:paraId="6ED6AA97" w14:textId="77777777" w:rsidTr="003D7AE2">
        <w:trPr>
          <w:trHeight w:val="576"/>
        </w:trPr>
        <w:tc>
          <w:tcPr>
            <w:cnfStyle w:val="001000000000" w:firstRow="0" w:lastRow="0" w:firstColumn="1" w:lastColumn="0" w:oddVBand="0" w:evenVBand="0" w:oddHBand="0" w:evenHBand="0" w:firstRowFirstColumn="0" w:firstRowLastColumn="0" w:lastRowFirstColumn="0" w:lastRowLastColumn="0"/>
            <w:tcW w:w="944" w:type="dxa"/>
            <w:tcBorders>
              <w:top w:val="single" w:sz="4" w:space="0" w:color="2F5496" w:themeColor="accent1" w:themeShade="BF"/>
              <w:right w:val="single" w:sz="24" w:space="0" w:color="2F5496" w:themeColor="accent1" w:themeShade="BF"/>
            </w:tcBorders>
          </w:tcPr>
          <w:p w14:paraId="58E563D0" w14:textId="77777777" w:rsidR="00356804" w:rsidRDefault="00356804" w:rsidP="00062496">
            <w:r>
              <w:t>10</w:t>
            </w:r>
          </w:p>
          <w:p w14:paraId="0BE8F41B" w14:textId="73330B76" w:rsidR="003D7AE2" w:rsidRDefault="003D7AE2" w:rsidP="00062496">
            <w:r>
              <w:t>EMA Writeup</w:t>
            </w:r>
          </w:p>
        </w:tc>
        <w:tc>
          <w:tcPr>
            <w:tcW w:w="222" w:type="dxa"/>
            <w:tcBorders>
              <w:left w:val="single" w:sz="24" w:space="0" w:color="2F5496" w:themeColor="accent1" w:themeShade="BF"/>
            </w:tcBorders>
          </w:tcPr>
          <w:p w14:paraId="02E9550D"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84" w:type="dxa"/>
            <w:tcBorders>
              <w:top w:val="single" w:sz="4" w:space="0" w:color="7F7F7F" w:themeColor="text1" w:themeTint="80"/>
              <w:right w:val="single" w:sz="24" w:space="0" w:color="7F7F7F" w:themeColor="text1" w:themeTint="80"/>
            </w:tcBorders>
          </w:tcPr>
          <w:p w14:paraId="2DFFB911"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r>
              <w:t>11</w:t>
            </w:r>
          </w:p>
          <w:p w14:paraId="4C7091C3" w14:textId="46BA74FE" w:rsidR="00356804" w:rsidRDefault="00356804" w:rsidP="00062496">
            <w:pPr>
              <w:cnfStyle w:val="000000000000" w:firstRow="0" w:lastRow="0" w:firstColumn="0" w:lastColumn="0" w:oddVBand="0" w:evenVBand="0" w:oddHBand="0" w:evenHBand="0" w:firstRowFirstColumn="0" w:firstRowLastColumn="0" w:lastRowFirstColumn="0" w:lastRowLastColumn="0"/>
            </w:pPr>
            <w:r>
              <w:t>EMA deadline</w:t>
            </w:r>
          </w:p>
        </w:tc>
        <w:tc>
          <w:tcPr>
            <w:tcW w:w="222" w:type="dxa"/>
            <w:tcBorders>
              <w:left w:val="single" w:sz="24" w:space="0" w:color="7F7F7F" w:themeColor="text1" w:themeTint="80"/>
            </w:tcBorders>
          </w:tcPr>
          <w:p w14:paraId="1594CEF8"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08D4C482" w14:textId="0C3DE1AD" w:rsidR="00356804" w:rsidRDefault="00356804" w:rsidP="00062496">
            <w:pPr>
              <w:cnfStyle w:val="000000000000" w:firstRow="0" w:lastRow="0" w:firstColumn="0" w:lastColumn="0" w:oddVBand="0" w:evenVBand="0" w:oddHBand="0" w:evenHBand="0" w:firstRowFirstColumn="0" w:firstRowLastColumn="0" w:lastRowFirstColumn="0" w:lastRowLastColumn="0"/>
            </w:pPr>
            <w:r>
              <w:t>12</w:t>
            </w:r>
          </w:p>
        </w:tc>
        <w:tc>
          <w:tcPr>
            <w:tcW w:w="222" w:type="dxa"/>
            <w:tcBorders>
              <w:left w:val="single" w:sz="24" w:space="0" w:color="7F7F7F" w:themeColor="text1" w:themeTint="80"/>
            </w:tcBorders>
          </w:tcPr>
          <w:p w14:paraId="65835C7B"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7B7FCFCB" w14:textId="1978D559" w:rsidR="00356804" w:rsidRDefault="00356804" w:rsidP="00062496">
            <w:pPr>
              <w:cnfStyle w:val="000000000000" w:firstRow="0" w:lastRow="0" w:firstColumn="0" w:lastColumn="0" w:oddVBand="0" w:evenVBand="0" w:oddHBand="0" w:evenHBand="0" w:firstRowFirstColumn="0" w:firstRowLastColumn="0" w:lastRowFirstColumn="0" w:lastRowLastColumn="0"/>
            </w:pPr>
            <w:r>
              <w:t>13</w:t>
            </w:r>
          </w:p>
        </w:tc>
        <w:tc>
          <w:tcPr>
            <w:tcW w:w="222" w:type="dxa"/>
            <w:tcBorders>
              <w:left w:val="single" w:sz="24" w:space="0" w:color="7F7F7F" w:themeColor="text1" w:themeTint="80"/>
            </w:tcBorders>
          </w:tcPr>
          <w:p w14:paraId="71539B46"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2F78C870" w14:textId="236EFFD9" w:rsidR="00356804" w:rsidRDefault="00356804" w:rsidP="00062496">
            <w:pPr>
              <w:cnfStyle w:val="000000000000" w:firstRow="0" w:lastRow="0" w:firstColumn="0" w:lastColumn="0" w:oddVBand="0" w:evenVBand="0" w:oddHBand="0" w:evenHBand="0" w:firstRowFirstColumn="0" w:firstRowLastColumn="0" w:lastRowFirstColumn="0" w:lastRowLastColumn="0"/>
            </w:pPr>
            <w:r>
              <w:t>14</w:t>
            </w:r>
          </w:p>
        </w:tc>
        <w:tc>
          <w:tcPr>
            <w:tcW w:w="222" w:type="dxa"/>
            <w:tcBorders>
              <w:left w:val="single" w:sz="24" w:space="0" w:color="7F7F7F" w:themeColor="text1" w:themeTint="80"/>
            </w:tcBorders>
          </w:tcPr>
          <w:p w14:paraId="47AE3BD7"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tcW w:w="944" w:type="dxa"/>
            <w:tcBorders>
              <w:top w:val="single" w:sz="4" w:space="0" w:color="7F7F7F" w:themeColor="text1" w:themeTint="80"/>
              <w:right w:val="single" w:sz="24" w:space="0" w:color="7F7F7F" w:themeColor="text1" w:themeTint="80"/>
            </w:tcBorders>
          </w:tcPr>
          <w:p w14:paraId="023A8811" w14:textId="399966F2" w:rsidR="00356804" w:rsidRDefault="00356804" w:rsidP="00062496">
            <w:pPr>
              <w:cnfStyle w:val="000000000000" w:firstRow="0" w:lastRow="0" w:firstColumn="0" w:lastColumn="0" w:oddVBand="0" w:evenVBand="0" w:oddHBand="0" w:evenHBand="0" w:firstRowFirstColumn="0" w:firstRowLastColumn="0" w:lastRowFirstColumn="0" w:lastRowLastColumn="0"/>
            </w:pPr>
            <w:r>
              <w:t>15</w:t>
            </w:r>
          </w:p>
        </w:tc>
        <w:tc>
          <w:tcPr>
            <w:tcW w:w="236" w:type="dxa"/>
            <w:tcBorders>
              <w:left w:val="single" w:sz="24" w:space="0" w:color="7F7F7F" w:themeColor="text1" w:themeTint="80"/>
            </w:tcBorders>
          </w:tcPr>
          <w:p w14:paraId="1A82A94D" w14:textId="77777777" w:rsidR="00356804" w:rsidRDefault="00356804" w:rsidP="00062496">
            <w:pPr>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944" w:type="dxa"/>
            <w:gridSpan w:val="2"/>
            <w:tcBorders>
              <w:top w:val="single" w:sz="4" w:space="0" w:color="2F5496" w:themeColor="accent1" w:themeShade="BF"/>
              <w:right w:val="single" w:sz="24" w:space="0" w:color="2F5496" w:themeColor="accent1" w:themeShade="BF"/>
            </w:tcBorders>
          </w:tcPr>
          <w:p w14:paraId="21A5C080" w14:textId="2DBF9D82" w:rsidR="00356804" w:rsidRDefault="00356804" w:rsidP="00062496">
            <w:r>
              <w:t>16</w:t>
            </w:r>
          </w:p>
        </w:tc>
      </w:tr>
    </w:tbl>
    <w:p w14:paraId="027F02EB" w14:textId="77777777" w:rsidR="00356804" w:rsidRDefault="00356804" w:rsidP="00F81DAF"/>
    <w:p w14:paraId="4D056BFE" w14:textId="71DCC089" w:rsidR="00226E50" w:rsidRDefault="00226E50" w:rsidP="00F81DAF"/>
    <w:p w14:paraId="3CD32E59" w14:textId="77777777" w:rsidR="00226E50" w:rsidRPr="005B46B7" w:rsidRDefault="00226E50" w:rsidP="00F81DAF"/>
    <w:p w14:paraId="58FBC0DD" w14:textId="1DF16D17" w:rsidR="00D07F07" w:rsidRDefault="00D506C3" w:rsidP="00F43DD9">
      <w:pPr>
        <w:pStyle w:val="Heading1"/>
      </w:pPr>
      <w:bookmarkStart w:id="33" w:name="_Toc139391409"/>
      <w:commentRangeStart w:id="34"/>
      <w:r>
        <w:lastRenderedPageBreak/>
        <w:t>2</w:t>
      </w:r>
      <w:r w:rsidR="00147A48">
        <w:t>. Review</w:t>
      </w:r>
      <w:bookmarkEnd w:id="33"/>
      <w:commentRangeEnd w:id="34"/>
      <w:r w:rsidR="00487F11">
        <w:rPr>
          <w:rStyle w:val="CommentReference"/>
          <w:rFonts w:asciiTheme="minorHAnsi" w:eastAsiaTheme="minorHAnsi" w:hAnsiTheme="minorHAnsi" w:cstheme="minorBidi"/>
          <w:color w:val="auto"/>
        </w:rPr>
        <w:commentReference w:id="34"/>
      </w:r>
    </w:p>
    <w:p w14:paraId="550FB045" w14:textId="39D69407" w:rsidR="00E31F80" w:rsidRPr="00E31F80" w:rsidRDefault="00D506C3" w:rsidP="00735ADF">
      <w:pPr>
        <w:pStyle w:val="Heading2"/>
      </w:pPr>
      <w:bookmarkStart w:id="35" w:name="_Toc139391410"/>
      <w:r>
        <w:t>2</w:t>
      </w:r>
      <w:r w:rsidR="000A7F1B">
        <w:t xml:space="preserve">.1 </w:t>
      </w:r>
      <w:r w:rsidR="00F13E5F">
        <w:t>Review of project work</w:t>
      </w:r>
      <w:bookmarkEnd w:id="35"/>
    </w:p>
    <w:p w14:paraId="332400B7" w14:textId="024273EC" w:rsidR="00260700" w:rsidRDefault="00E521BB" w:rsidP="00F13E5F">
      <w:r>
        <w:t>One aspect of the project that has gone particularly well is the literature reviews</w:t>
      </w:r>
      <w:r w:rsidR="00A4558C">
        <w:t xml:space="preserve">, which </w:t>
      </w:r>
      <w:r w:rsidR="00152C96">
        <w:t xml:space="preserve">have come naturally to an existing skill set and have been well received. They have been useful for the project as they have provided the required literature to assist with skills development, which has been critical for several aspects of the project including </w:t>
      </w:r>
      <w:r w:rsidR="003C4514">
        <w:t>styling the app with</w:t>
      </w:r>
      <w:r w:rsidR="00152C96">
        <w:t xml:space="preserve"> CSS</w:t>
      </w:r>
      <w:r w:rsidR="003C4514">
        <w:t>;</w:t>
      </w:r>
      <w:r w:rsidR="00152C96">
        <w:t xml:space="preserve"> and setting up and utilising a database.</w:t>
      </w:r>
    </w:p>
    <w:p w14:paraId="68AB3506" w14:textId="45FFF815" w:rsidR="00E521BB" w:rsidRDefault="00E521BB" w:rsidP="00F13E5F">
      <w:r>
        <w:t>One aspect which is has proved challenging is planning the project and keeping up with the working load. The project involved lots of things that were unfamiliar, so it was difficult to know which parts would require skills development or lots of trial and error</w:t>
      </w:r>
      <w:r w:rsidR="003513A8">
        <w:t xml:space="preserve">. This made planning challenging as it made it difficult to know how much time to plan for each task. For example, originally </w:t>
      </w:r>
      <w:r w:rsidR="003D7F26">
        <w:t>1-2</w:t>
      </w:r>
      <w:r w:rsidR="003513A8">
        <w:t xml:space="preserve"> weeks were allocated for</w:t>
      </w:r>
      <w:r w:rsidR="003D7F26">
        <w:t xml:space="preserve"> installing and</w:t>
      </w:r>
      <w:r w:rsidR="003513A8">
        <w:t xml:space="preserve"> </w:t>
      </w:r>
      <w:r w:rsidR="003D7F26">
        <w:t>setting up the database</w:t>
      </w:r>
      <w:r w:rsidR="00A4558C">
        <w:t xml:space="preserve"> but in the end, it took 4-5 weeks.</w:t>
      </w:r>
      <w:r w:rsidR="003D7F26">
        <w:t xml:space="preserve"> </w:t>
      </w:r>
      <w:r w:rsidR="00A4558C">
        <w:t>This was due to</w:t>
      </w:r>
      <w:r w:rsidR="003D7F26">
        <w:t xml:space="preserve"> the issues described in the literature review in section 1.2.3 where the selected database was changed from OpenStack Trove to AWS DynamoDB as well as additional issues with correctly setting up the credentials for accessing DynamoDB from the app as described in section 1.3.2.2 (some of which was simply due to a typing error)</w:t>
      </w:r>
      <w:r w:rsidR="00A4558C">
        <w:t>.</w:t>
      </w:r>
    </w:p>
    <w:p w14:paraId="0D5C255D" w14:textId="1F5A35F7" w:rsidR="00E31F80" w:rsidRDefault="00735ADF" w:rsidP="00F13E5F">
      <w:r>
        <w:t>Overall,</w:t>
      </w:r>
      <w:r w:rsidR="00E31F80">
        <w:t xml:space="preserve"> the project has progressed well </w:t>
      </w:r>
      <w:r w:rsidR="0044640D">
        <w:t>and particularly once the issues with the database were solved</w:t>
      </w:r>
      <w:r>
        <w:t>,</w:t>
      </w:r>
      <w:r w:rsidR="0044640D">
        <w:t xml:space="preserve"> programming the application logic was achieved quite quickly which allowed some recovery of the time that was lost in setting the database up.</w:t>
      </w:r>
      <w:r>
        <w:t xml:space="preserve"> However, some choices may have to be made about which features have the highest priority for development to ensure enough time is available for writing up the EMA.</w:t>
      </w:r>
    </w:p>
    <w:p w14:paraId="7B57065F" w14:textId="77777777" w:rsidR="00693AAD" w:rsidRDefault="00693AAD" w:rsidP="00476BCB"/>
    <w:p w14:paraId="3E28E147" w14:textId="3CE18BF0" w:rsidR="000A7F1B" w:rsidRDefault="00D506C3" w:rsidP="001C6B15">
      <w:pPr>
        <w:pStyle w:val="Heading2"/>
      </w:pPr>
      <w:bookmarkStart w:id="36" w:name="_Toc139391411"/>
      <w:r>
        <w:t>2</w:t>
      </w:r>
      <w:r w:rsidR="000A7F1B">
        <w:t xml:space="preserve">.2 </w:t>
      </w:r>
      <w:r w:rsidR="00F13E5F">
        <w:t xml:space="preserve">Review of </w:t>
      </w:r>
      <w:r w:rsidR="000A7F1B">
        <w:t>project management</w:t>
      </w:r>
      <w:bookmarkEnd w:id="36"/>
    </w:p>
    <w:p w14:paraId="2C2A0939" w14:textId="77777777" w:rsidR="00FA5C98" w:rsidRDefault="00E714F9" w:rsidP="00E714F9">
      <w:r>
        <w:t xml:space="preserve">The project lifecycle was initially conceived of as being a user-centre lifecycle with regular feedback from users in the trans community and an extensive use of prototyping. </w:t>
      </w:r>
      <w:r w:rsidR="00FA5C98">
        <w:t>The first part of this that was planned was the requirements elicitation that was undertaken and documented in section 1.3.1.2. The plans for this were scaled back due to tutor feedback, as it was felt that collating and analysing all the data would be very challenging and time consuming. Additionally, the process of gathering feedback proved more challenging than anticipated than when the lifecycle was chosen, with 8 people agreeing to provide feedback, but only 3 ultimately completing the questionnaire. The exercise was ultimately successful and provided much useful information for the project, but it clearly indicated that a rethink was required in terms of the project lifecycle.</w:t>
      </w:r>
    </w:p>
    <w:p w14:paraId="301FFC69" w14:textId="2AFB8904" w:rsidR="00D96A48" w:rsidRDefault="00FA5C98" w:rsidP="00E714F9">
      <w:r>
        <w:t xml:space="preserve">Further to this, </w:t>
      </w:r>
      <w:r w:rsidR="00AF0D5C">
        <w:t>conducting prototyping would take up significant amounts of time in designing it, conducting the research, and collating the feedback. The original plans were in retrospect a little ambitious in terms of the amount of time that some things would take and once the project was well underway it became apparent that the amount of time investment required to undertake the prototyping would mean that there would be significant sacrifices that would have to be made elsewhere in the project. Also, given that some user feedback had already been undertaken</w:t>
      </w:r>
      <w:r w:rsidR="00E95674">
        <w:t xml:space="preserve"> with the requirements elicitation,</w:t>
      </w:r>
      <w:r w:rsidR="00AF0D5C">
        <w:t xml:space="preserve"> </w:t>
      </w:r>
      <w:r w:rsidR="00E95674">
        <w:t>it was ultimately felt that this was not the highest priority.</w:t>
      </w:r>
    </w:p>
    <w:p w14:paraId="3D0B4D08" w14:textId="71F9EDA4" w:rsidR="00E95674" w:rsidRDefault="00235651" w:rsidP="00E714F9">
      <w:r>
        <w:t xml:space="preserve">For a full release of the app, feedback gathering and prototyping would be an essential part of the development. </w:t>
      </w:r>
      <w:r w:rsidR="00E95674">
        <w:t xml:space="preserve">As a result, the project lifecycle has changed considerably over the course of the </w:t>
      </w:r>
      <w:r w:rsidR="00226E50">
        <w:t>project and</w:t>
      </w:r>
      <w:r w:rsidR="0057312E">
        <w:t xml:space="preserve"> came </w:t>
      </w:r>
      <w:r>
        <w:t xml:space="preserve">to closer resemble an iterative waterfall with each task being evaluated and being iterated on as they were ongoing due to the nature of most of them being unfamiliar. Additionally, it </w:t>
      </w:r>
      <w:r>
        <w:lastRenderedPageBreak/>
        <w:t>resembled some agile methods with a serious of sprints producing a TMA as a deliverable, with a retrospective conducted via a 1-to-1 meeting with the tutor discussing the feedback for that TMA.</w:t>
      </w:r>
    </w:p>
    <w:p w14:paraId="7E94CA73" w14:textId="77777777" w:rsidR="00D506C3" w:rsidRDefault="00D506C3" w:rsidP="00F43DD9"/>
    <w:p w14:paraId="37139B63" w14:textId="56230728" w:rsidR="00304FEB" w:rsidRDefault="00D506C3" w:rsidP="00D96A48">
      <w:pPr>
        <w:pStyle w:val="Heading2"/>
      </w:pPr>
      <w:bookmarkStart w:id="37" w:name="_Toc139391412"/>
      <w:r>
        <w:t>2.3 Risks to project completion</w:t>
      </w:r>
      <w:bookmarkEnd w:id="37"/>
    </w:p>
    <w:p w14:paraId="063CF511" w14:textId="69D31FD4" w:rsidR="00304FEB" w:rsidRDefault="00304FEB" w:rsidP="00304FEB">
      <w:pPr>
        <w:pStyle w:val="Heading3"/>
      </w:pPr>
      <w:bookmarkStart w:id="38" w:name="_Toc139391413"/>
      <w:r>
        <w:t>2.3.1 Resources</w:t>
      </w:r>
      <w:bookmarkEnd w:id="38"/>
    </w:p>
    <w:p w14:paraId="3D4E5431" w14:textId="5207848F" w:rsidR="007A4674" w:rsidRDefault="00304FEB" w:rsidP="00232C37">
      <w:r>
        <w:t>The resources focused on previously involved gathering feedback from services and members of the community, and while this is very important for a full release, for the purposes of this project it has been scaled back. While feedback is important, too much time focused on it would not leave enough time for other aspects of development. This aspect of the resources list has been condensed and other essential resources added.</w:t>
      </w:r>
      <w:r w:rsidR="00820948">
        <w:t xml:space="preserve"> The full list of resources is in Appendix G.</w:t>
      </w:r>
    </w:p>
    <w:p w14:paraId="5ED67924" w14:textId="16FD7142" w:rsidR="00304FEB" w:rsidRDefault="00304FEB" w:rsidP="00304FEB">
      <w:pPr>
        <w:pStyle w:val="Heading3"/>
      </w:pPr>
      <w:bookmarkStart w:id="39" w:name="_Toc139391414"/>
      <w:r>
        <w:t>2.3.2 Risk management</w:t>
      </w:r>
      <w:bookmarkEnd w:id="39"/>
    </w:p>
    <w:p w14:paraId="399EFDAD" w14:textId="23769F21" w:rsidR="00232C37" w:rsidRDefault="00304FEB" w:rsidP="00304FEB">
      <w:pPr>
        <w:spacing w:line="256" w:lineRule="auto"/>
      </w:pPr>
      <w:r>
        <w:t xml:space="preserve">The goal of risk management is to identify, mitigate and minimise risks prior to them becoming a threat to the successful completion of the project (Hughes, 2012). The first part of managing risk is to identify and assess potential risks, considering how likely they are to occur and the severity of their impact. </w:t>
      </w:r>
      <w:r w:rsidRPr="00232C37">
        <w:rPr>
          <w:color w:val="000000" w:themeColor="text1"/>
        </w:rPr>
        <w:t xml:space="preserve">Table </w:t>
      </w:r>
      <w:r w:rsidR="00232C37" w:rsidRPr="00232C37">
        <w:rPr>
          <w:color w:val="000000" w:themeColor="text1"/>
        </w:rPr>
        <w:t>4</w:t>
      </w:r>
      <w:r>
        <w:t xml:space="preserve"> (Open University, 2023</w:t>
      </w:r>
      <w:r w:rsidR="000274E6">
        <w:t>b</w:t>
      </w:r>
      <w:r>
        <w:t>) considers risks for the project and labels them so they may more easily be referred to for the risk management process.</w:t>
      </w:r>
    </w:p>
    <w:p w14:paraId="616ED256" w14:textId="426E0E53" w:rsidR="00232C37" w:rsidRDefault="00232C37" w:rsidP="00232C37">
      <w:pPr>
        <w:pStyle w:val="Caption"/>
        <w:keepNext/>
      </w:pPr>
      <w:r>
        <w:t xml:space="preserve">Table </w:t>
      </w:r>
      <w:fldSimple w:instr=" SEQ Table \* ARABIC ">
        <w:r w:rsidR="00254CD8">
          <w:rPr>
            <w:noProof/>
          </w:rPr>
          <w:t>4</w:t>
        </w:r>
      </w:fldSimple>
      <w:r>
        <w:t xml:space="preserve"> Project-specific risks</w:t>
      </w:r>
    </w:p>
    <w:tbl>
      <w:tblPr>
        <w:tblStyle w:val="TableGrid"/>
        <w:tblW w:w="0" w:type="auto"/>
        <w:tblLook w:val="04A0" w:firstRow="1" w:lastRow="0" w:firstColumn="1" w:lastColumn="0" w:noHBand="0" w:noVBand="1"/>
      </w:tblPr>
      <w:tblGrid>
        <w:gridCol w:w="704"/>
        <w:gridCol w:w="2268"/>
        <w:gridCol w:w="3260"/>
        <w:gridCol w:w="1418"/>
        <w:gridCol w:w="1366"/>
      </w:tblGrid>
      <w:tr w:rsidR="00304FEB" w:rsidRPr="00C64FA2" w14:paraId="2C3FF99F" w14:textId="77777777" w:rsidTr="00131F3B">
        <w:tc>
          <w:tcPr>
            <w:tcW w:w="704" w:type="dxa"/>
          </w:tcPr>
          <w:p w14:paraId="29156D88" w14:textId="77777777" w:rsidR="00304FEB" w:rsidRPr="00C64FA2" w:rsidRDefault="00304FEB" w:rsidP="00131F3B">
            <w:pPr>
              <w:spacing w:line="256" w:lineRule="auto"/>
              <w:rPr>
                <w:b/>
                <w:bCs/>
              </w:rPr>
            </w:pPr>
            <w:r w:rsidRPr="00C64FA2">
              <w:rPr>
                <w:b/>
                <w:bCs/>
              </w:rPr>
              <w:t>Label</w:t>
            </w:r>
          </w:p>
        </w:tc>
        <w:tc>
          <w:tcPr>
            <w:tcW w:w="2268" w:type="dxa"/>
          </w:tcPr>
          <w:p w14:paraId="3617B3A7" w14:textId="77777777" w:rsidR="00304FEB" w:rsidRPr="00C64FA2" w:rsidRDefault="00304FEB" w:rsidP="00131F3B">
            <w:pPr>
              <w:spacing w:line="256" w:lineRule="auto"/>
              <w:rPr>
                <w:b/>
                <w:bCs/>
              </w:rPr>
            </w:pPr>
            <w:r w:rsidRPr="00C64FA2">
              <w:rPr>
                <w:b/>
                <w:bCs/>
              </w:rPr>
              <w:t>Project Activity</w:t>
            </w:r>
          </w:p>
        </w:tc>
        <w:tc>
          <w:tcPr>
            <w:tcW w:w="3260" w:type="dxa"/>
          </w:tcPr>
          <w:p w14:paraId="4653DED1" w14:textId="77777777" w:rsidR="00304FEB" w:rsidRPr="00C64FA2" w:rsidRDefault="00304FEB" w:rsidP="00131F3B">
            <w:pPr>
              <w:spacing w:line="256" w:lineRule="auto"/>
              <w:rPr>
                <w:b/>
                <w:bCs/>
              </w:rPr>
            </w:pPr>
            <w:r w:rsidRPr="00C64FA2">
              <w:rPr>
                <w:b/>
                <w:bCs/>
              </w:rPr>
              <w:t>Risk Description</w:t>
            </w:r>
          </w:p>
        </w:tc>
        <w:tc>
          <w:tcPr>
            <w:tcW w:w="1418" w:type="dxa"/>
          </w:tcPr>
          <w:p w14:paraId="1A97C6E7" w14:textId="77777777" w:rsidR="00304FEB" w:rsidRPr="00C64FA2" w:rsidRDefault="00304FEB" w:rsidP="00131F3B">
            <w:pPr>
              <w:spacing w:line="256" w:lineRule="auto"/>
              <w:rPr>
                <w:b/>
                <w:bCs/>
              </w:rPr>
            </w:pPr>
            <w:r w:rsidRPr="00C64FA2">
              <w:rPr>
                <w:b/>
                <w:bCs/>
              </w:rPr>
              <w:t>Likelihood (low, medium, high)</w:t>
            </w:r>
          </w:p>
        </w:tc>
        <w:tc>
          <w:tcPr>
            <w:tcW w:w="1366" w:type="dxa"/>
          </w:tcPr>
          <w:p w14:paraId="4BB650A0" w14:textId="77777777" w:rsidR="00304FEB" w:rsidRPr="00C64FA2" w:rsidRDefault="00304FEB" w:rsidP="00131F3B">
            <w:pPr>
              <w:spacing w:line="256" w:lineRule="auto"/>
              <w:rPr>
                <w:b/>
                <w:bCs/>
              </w:rPr>
            </w:pPr>
            <w:r w:rsidRPr="00C64FA2">
              <w:rPr>
                <w:b/>
                <w:bCs/>
              </w:rPr>
              <w:t>Impact (low, medium, high)</w:t>
            </w:r>
          </w:p>
        </w:tc>
      </w:tr>
      <w:tr w:rsidR="00304FEB" w14:paraId="79B95071" w14:textId="77777777" w:rsidTr="00131F3B">
        <w:tc>
          <w:tcPr>
            <w:tcW w:w="704" w:type="dxa"/>
          </w:tcPr>
          <w:p w14:paraId="2D580707" w14:textId="77777777" w:rsidR="00304FEB" w:rsidRDefault="00304FEB" w:rsidP="00131F3B">
            <w:pPr>
              <w:spacing w:line="256" w:lineRule="auto"/>
            </w:pPr>
            <w:r>
              <w:t>R1</w:t>
            </w:r>
          </w:p>
        </w:tc>
        <w:tc>
          <w:tcPr>
            <w:tcW w:w="2268" w:type="dxa"/>
          </w:tcPr>
          <w:p w14:paraId="25126F36" w14:textId="77777777" w:rsidR="00304FEB" w:rsidRDefault="00304FEB" w:rsidP="00131F3B">
            <w:pPr>
              <w:spacing w:line="256" w:lineRule="auto"/>
            </w:pPr>
            <w:r>
              <w:t>Feedback from service providers for requirements elicitation and prototyping</w:t>
            </w:r>
          </w:p>
          <w:p w14:paraId="4F413206" w14:textId="77777777" w:rsidR="00304FEB" w:rsidRDefault="00304FEB" w:rsidP="00131F3B">
            <w:pPr>
              <w:spacing w:line="256" w:lineRule="auto"/>
            </w:pPr>
          </w:p>
        </w:tc>
        <w:tc>
          <w:tcPr>
            <w:tcW w:w="3260" w:type="dxa"/>
          </w:tcPr>
          <w:p w14:paraId="1328EDFE" w14:textId="77777777" w:rsidR="00304FEB" w:rsidRDefault="00304FEB" w:rsidP="00131F3B">
            <w:pPr>
              <w:spacing w:line="256" w:lineRule="auto"/>
            </w:pPr>
            <w:r>
              <w:t>Providers may be busy and not wish to engage with giving feedback or may only engage in a limited way.</w:t>
            </w:r>
          </w:p>
        </w:tc>
        <w:tc>
          <w:tcPr>
            <w:tcW w:w="1418" w:type="dxa"/>
          </w:tcPr>
          <w:p w14:paraId="243EECA3" w14:textId="77777777" w:rsidR="00304FEB" w:rsidRDefault="00304FEB" w:rsidP="00131F3B">
            <w:pPr>
              <w:spacing w:line="256" w:lineRule="auto"/>
            </w:pPr>
            <w:r>
              <w:t>Medium</w:t>
            </w:r>
          </w:p>
        </w:tc>
        <w:tc>
          <w:tcPr>
            <w:tcW w:w="1366" w:type="dxa"/>
          </w:tcPr>
          <w:p w14:paraId="1D08E802" w14:textId="77777777" w:rsidR="00304FEB" w:rsidRDefault="00304FEB" w:rsidP="00131F3B">
            <w:pPr>
              <w:spacing w:line="256" w:lineRule="auto"/>
            </w:pPr>
            <w:r>
              <w:t>Medium</w:t>
            </w:r>
          </w:p>
        </w:tc>
      </w:tr>
      <w:tr w:rsidR="00304FEB" w14:paraId="38C0139F" w14:textId="77777777" w:rsidTr="00131F3B">
        <w:tc>
          <w:tcPr>
            <w:tcW w:w="704" w:type="dxa"/>
          </w:tcPr>
          <w:p w14:paraId="554FF656" w14:textId="77777777" w:rsidR="00304FEB" w:rsidRDefault="00304FEB" w:rsidP="00131F3B">
            <w:pPr>
              <w:spacing w:line="256" w:lineRule="auto"/>
            </w:pPr>
            <w:r>
              <w:t>R2</w:t>
            </w:r>
          </w:p>
        </w:tc>
        <w:tc>
          <w:tcPr>
            <w:tcW w:w="2268" w:type="dxa"/>
          </w:tcPr>
          <w:p w14:paraId="77AA21AC" w14:textId="77777777" w:rsidR="00304FEB" w:rsidRDefault="00304FEB" w:rsidP="00131F3B">
            <w:pPr>
              <w:spacing w:line="256" w:lineRule="auto"/>
            </w:pPr>
            <w:r>
              <w:t>Feedback from service users for requirements elicitation and prototyping.</w:t>
            </w:r>
          </w:p>
        </w:tc>
        <w:tc>
          <w:tcPr>
            <w:tcW w:w="3260" w:type="dxa"/>
          </w:tcPr>
          <w:p w14:paraId="54DABAEB" w14:textId="77777777" w:rsidR="00304FEB" w:rsidRDefault="00304FEB" w:rsidP="00131F3B">
            <w:pPr>
              <w:spacing w:line="256" w:lineRule="auto"/>
            </w:pPr>
            <w:r>
              <w:t>The feedback given by users may be not useful or relevant if questions don’t properly direct users or may miss vital feedback if questions are too closed.</w:t>
            </w:r>
          </w:p>
          <w:p w14:paraId="6641B7E3" w14:textId="77777777" w:rsidR="00304FEB" w:rsidRDefault="00304FEB" w:rsidP="00131F3B">
            <w:pPr>
              <w:spacing w:line="256" w:lineRule="auto"/>
            </w:pPr>
          </w:p>
        </w:tc>
        <w:tc>
          <w:tcPr>
            <w:tcW w:w="1418" w:type="dxa"/>
          </w:tcPr>
          <w:p w14:paraId="02387C99" w14:textId="77777777" w:rsidR="00304FEB" w:rsidRDefault="00304FEB" w:rsidP="00131F3B">
            <w:pPr>
              <w:spacing w:line="256" w:lineRule="auto"/>
            </w:pPr>
            <w:r>
              <w:t>High</w:t>
            </w:r>
          </w:p>
        </w:tc>
        <w:tc>
          <w:tcPr>
            <w:tcW w:w="1366" w:type="dxa"/>
          </w:tcPr>
          <w:p w14:paraId="4C10BA18" w14:textId="77777777" w:rsidR="00304FEB" w:rsidRDefault="00304FEB" w:rsidP="00131F3B">
            <w:pPr>
              <w:spacing w:line="256" w:lineRule="auto"/>
            </w:pPr>
            <w:r>
              <w:t>Medium</w:t>
            </w:r>
          </w:p>
        </w:tc>
      </w:tr>
      <w:tr w:rsidR="00304FEB" w14:paraId="7AC9E318" w14:textId="77777777" w:rsidTr="00131F3B">
        <w:tc>
          <w:tcPr>
            <w:tcW w:w="704" w:type="dxa"/>
          </w:tcPr>
          <w:p w14:paraId="3BBD90A1" w14:textId="77777777" w:rsidR="00304FEB" w:rsidRDefault="00304FEB" w:rsidP="00131F3B">
            <w:pPr>
              <w:spacing w:line="256" w:lineRule="auto"/>
            </w:pPr>
            <w:r>
              <w:t>R3</w:t>
            </w:r>
          </w:p>
        </w:tc>
        <w:tc>
          <w:tcPr>
            <w:tcW w:w="2268" w:type="dxa"/>
          </w:tcPr>
          <w:p w14:paraId="72625078" w14:textId="77777777" w:rsidR="00304FEB" w:rsidRDefault="00304FEB" w:rsidP="00131F3B">
            <w:pPr>
              <w:spacing w:line="256" w:lineRule="auto"/>
            </w:pPr>
            <w:r>
              <w:t>Feedback from service users for requirements elicitation and prototyping.</w:t>
            </w:r>
          </w:p>
          <w:p w14:paraId="40B5FF95" w14:textId="77777777" w:rsidR="00304FEB" w:rsidRDefault="00304FEB" w:rsidP="00131F3B">
            <w:pPr>
              <w:spacing w:line="256" w:lineRule="auto"/>
            </w:pPr>
          </w:p>
        </w:tc>
        <w:tc>
          <w:tcPr>
            <w:tcW w:w="3260" w:type="dxa"/>
          </w:tcPr>
          <w:p w14:paraId="211AD7DD" w14:textId="77777777" w:rsidR="00304FEB" w:rsidRDefault="00304FEB" w:rsidP="00131F3B">
            <w:pPr>
              <w:spacing w:line="256" w:lineRule="auto"/>
            </w:pPr>
            <w:r>
              <w:t>Users may not wish to engage with giving feedback or may only engage in a limited way.</w:t>
            </w:r>
          </w:p>
        </w:tc>
        <w:tc>
          <w:tcPr>
            <w:tcW w:w="1418" w:type="dxa"/>
          </w:tcPr>
          <w:p w14:paraId="1DD7FFDF" w14:textId="77777777" w:rsidR="00304FEB" w:rsidRDefault="00304FEB" w:rsidP="00131F3B">
            <w:pPr>
              <w:spacing w:line="256" w:lineRule="auto"/>
            </w:pPr>
            <w:r>
              <w:t>Low</w:t>
            </w:r>
          </w:p>
        </w:tc>
        <w:tc>
          <w:tcPr>
            <w:tcW w:w="1366" w:type="dxa"/>
          </w:tcPr>
          <w:p w14:paraId="027FC58A" w14:textId="77777777" w:rsidR="00304FEB" w:rsidRDefault="00304FEB" w:rsidP="00131F3B">
            <w:pPr>
              <w:spacing w:line="256" w:lineRule="auto"/>
            </w:pPr>
            <w:r>
              <w:t>High</w:t>
            </w:r>
          </w:p>
        </w:tc>
      </w:tr>
      <w:tr w:rsidR="00304FEB" w14:paraId="2954A166" w14:textId="77777777" w:rsidTr="00131F3B">
        <w:tc>
          <w:tcPr>
            <w:tcW w:w="704" w:type="dxa"/>
          </w:tcPr>
          <w:p w14:paraId="2E1A171E" w14:textId="77777777" w:rsidR="00304FEB" w:rsidRDefault="00304FEB" w:rsidP="00131F3B">
            <w:pPr>
              <w:spacing w:line="256" w:lineRule="auto"/>
            </w:pPr>
            <w:r>
              <w:t>R4</w:t>
            </w:r>
          </w:p>
        </w:tc>
        <w:tc>
          <w:tcPr>
            <w:tcW w:w="2268" w:type="dxa"/>
          </w:tcPr>
          <w:p w14:paraId="39F5ACFF" w14:textId="77777777" w:rsidR="00304FEB" w:rsidRDefault="00304FEB" w:rsidP="00131F3B">
            <w:pPr>
              <w:spacing w:line="256" w:lineRule="auto"/>
            </w:pPr>
            <w:r>
              <w:t>Coding the application.</w:t>
            </w:r>
          </w:p>
        </w:tc>
        <w:tc>
          <w:tcPr>
            <w:tcW w:w="3260" w:type="dxa"/>
          </w:tcPr>
          <w:p w14:paraId="20FA76F9" w14:textId="77777777" w:rsidR="00304FEB" w:rsidRDefault="00304FEB" w:rsidP="00131F3B">
            <w:pPr>
              <w:spacing w:line="256" w:lineRule="auto"/>
            </w:pPr>
            <w:r>
              <w:t>Attempting to code non-routine tasks may cause significant delay.</w:t>
            </w:r>
          </w:p>
          <w:p w14:paraId="43B2FB1C" w14:textId="77777777" w:rsidR="00304FEB" w:rsidRDefault="00304FEB" w:rsidP="00131F3B">
            <w:pPr>
              <w:spacing w:line="256" w:lineRule="auto"/>
            </w:pPr>
          </w:p>
        </w:tc>
        <w:tc>
          <w:tcPr>
            <w:tcW w:w="1418" w:type="dxa"/>
          </w:tcPr>
          <w:p w14:paraId="4458340B" w14:textId="77777777" w:rsidR="00304FEB" w:rsidRDefault="00304FEB" w:rsidP="00131F3B">
            <w:pPr>
              <w:spacing w:line="256" w:lineRule="auto"/>
            </w:pPr>
            <w:r>
              <w:t>High</w:t>
            </w:r>
          </w:p>
        </w:tc>
        <w:tc>
          <w:tcPr>
            <w:tcW w:w="1366" w:type="dxa"/>
          </w:tcPr>
          <w:p w14:paraId="06D15FCB" w14:textId="77777777" w:rsidR="00304FEB" w:rsidRDefault="00304FEB" w:rsidP="00131F3B">
            <w:pPr>
              <w:spacing w:line="256" w:lineRule="auto"/>
            </w:pPr>
            <w:r>
              <w:t>Medium</w:t>
            </w:r>
          </w:p>
        </w:tc>
      </w:tr>
      <w:tr w:rsidR="00304FEB" w14:paraId="61EC8C18" w14:textId="77777777" w:rsidTr="00131F3B">
        <w:tc>
          <w:tcPr>
            <w:tcW w:w="704" w:type="dxa"/>
          </w:tcPr>
          <w:p w14:paraId="2EC097CE" w14:textId="77777777" w:rsidR="00304FEB" w:rsidRDefault="00304FEB" w:rsidP="00131F3B">
            <w:pPr>
              <w:spacing w:line="256" w:lineRule="auto"/>
            </w:pPr>
            <w:r>
              <w:t>R5</w:t>
            </w:r>
          </w:p>
        </w:tc>
        <w:tc>
          <w:tcPr>
            <w:tcW w:w="2268" w:type="dxa"/>
          </w:tcPr>
          <w:p w14:paraId="2D8C73D5" w14:textId="77777777" w:rsidR="00304FEB" w:rsidRDefault="00304FEB" w:rsidP="00131F3B">
            <w:pPr>
              <w:spacing w:line="256" w:lineRule="auto"/>
            </w:pPr>
            <w:r>
              <w:t>Using Visual Studio Code</w:t>
            </w:r>
          </w:p>
        </w:tc>
        <w:tc>
          <w:tcPr>
            <w:tcW w:w="3260" w:type="dxa"/>
          </w:tcPr>
          <w:p w14:paraId="00447C7D" w14:textId="77777777" w:rsidR="00304FEB" w:rsidRDefault="00304FEB" w:rsidP="00131F3B">
            <w:pPr>
              <w:spacing w:line="256" w:lineRule="auto"/>
            </w:pPr>
            <w:r>
              <w:t>Since this is the first time using this software, there may be some adjustment time to using it causing delays.</w:t>
            </w:r>
          </w:p>
          <w:p w14:paraId="5E686D2C" w14:textId="77777777" w:rsidR="00304FEB" w:rsidRDefault="00304FEB" w:rsidP="00131F3B">
            <w:pPr>
              <w:spacing w:line="256" w:lineRule="auto"/>
            </w:pPr>
          </w:p>
        </w:tc>
        <w:tc>
          <w:tcPr>
            <w:tcW w:w="1418" w:type="dxa"/>
          </w:tcPr>
          <w:p w14:paraId="67311FCD" w14:textId="77777777" w:rsidR="00304FEB" w:rsidRDefault="00304FEB" w:rsidP="00131F3B">
            <w:pPr>
              <w:spacing w:line="256" w:lineRule="auto"/>
            </w:pPr>
            <w:r>
              <w:lastRenderedPageBreak/>
              <w:t>Medium</w:t>
            </w:r>
          </w:p>
        </w:tc>
        <w:tc>
          <w:tcPr>
            <w:tcW w:w="1366" w:type="dxa"/>
          </w:tcPr>
          <w:p w14:paraId="629DFC7F" w14:textId="77777777" w:rsidR="00304FEB" w:rsidRDefault="00304FEB" w:rsidP="00131F3B">
            <w:pPr>
              <w:spacing w:line="256" w:lineRule="auto"/>
            </w:pPr>
            <w:r>
              <w:t>Low</w:t>
            </w:r>
          </w:p>
        </w:tc>
      </w:tr>
      <w:tr w:rsidR="00304FEB" w14:paraId="3F9AB037" w14:textId="77777777" w:rsidTr="00131F3B">
        <w:tc>
          <w:tcPr>
            <w:tcW w:w="704" w:type="dxa"/>
          </w:tcPr>
          <w:p w14:paraId="4AC76D81" w14:textId="77777777" w:rsidR="00304FEB" w:rsidRDefault="00304FEB" w:rsidP="00131F3B">
            <w:pPr>
              <w:spacing w:line="256" w:lineRule="auto"/>
            </w:pPr>
            <w:r>
              <w:t>R6</w:t>
            </w:r>
          </w:p>
        </w:tc>
        <w:tc>
          <w:tcPr>
            <w:tcW w:w="2268" w:type="dxa"/>
          </w:tcPr>
          <w:p w14:paraId="5FC0C035" w14:textId="77777777" w:rsidR="00304FEB" w:rsidRDefault="00304FEB" w:rsidP="00131F3B">
            <w:pPr>
              <w:spacing w:line="256" w:lineRule="auto"/>
            </w:pPr>
            <w:r>
              <w:t>Storing data in the cloud</w:t>
            </w:r>
          </w:p>
        </w:tc>
        <w:tc>
          <w:tcPr>
            <w:tcW w:w="3260" w:type="dxa"/>
          </w:tcPr>
          <w:p w14:paraId="009AA300" w14:textId="77777777" w:rsidR="00304FEB" w:rsidRDefault="00304FEB" w:rsidP="00131F3B">
            <w:pPr>
              <w:spacing w:line="256" w:lineRule="auto"/>
            </w:pPr>
            <w:r>
              <w:t>Data loss in the cloud, which could be due to several reasons including accidental deletion and server failure.</w:t>
            </w:r>
          </w:p>
          <w:p w14:paraId="476BE023" w14:textId="77777777" w:rsidR="00304FEB" w:rsidRDefault="00304FEB" w:rsidP="00131F3B">
            <w:pPr>
              <w:spacing w:line="256" w:lineRule="auto"/>
            </w:pPr>
          </w:p>
        </w:tc>
        <w:tc>
          <w:tcPr>
            <w:tcW w:w="1418" w:type="dxa"/>
          </w:tcPr>
          <w:p w14:paraId="10826DD8" w14:textId="77777777" w:rsidR="00304FEB" w:rsidRDefault="00304FEB" w:rsidP="00131F3B">
            <w:pPr>
              <w:spacing w:line="256" w:lineRule="auto"/>
            </w:pPr>
            <w:r>
              <w:t>Low</w:t>
            </w:r>
          </w:p>
        </w:tc>
        <w:tc>
          <w:tcPr>
            <w:tcW w:w="1366" w:type="dxa"/>
          </w:tcPr>
          <w:p w14:paraId="76BCAF36" w14:textId="77777777" w:rsidR="00304FEB" w:rsidRDefault="00304FEB" w:rsidP="00131F3B">
            <w:pPr>
              <w:spacing w:line="256" w:lineRule="auto"/>
            </w:pPr>
            <w:r>
              <w:t>High</w:t>
            </w:r>
          </w:p>
        </w:tc>
      </w:tr>
      <w:tr w:rsidR="00304FEB" w14:paraId="6ED4613F" w14:textId="77777777" w:rsidTr="00131F3B">
        <w:tc>
          <w:tcPr>
            <w:tcW w:w="704" w:type="dxa"/>
          </w:tcPr>
          <w:p w14:paraId="2C6702BA" w14:textId="77777777" w:rsidR="00304FEB" w:rsidRDefault="00304FEB" w:rsidP="00131F3B">
            <w:pPr>
              <w:spacing w:line="256" w:lineRule="auto"/>
            </w:pPr>
            <w:r>
              <w:t>R7</w:t>
            </w:r>
          </w:p>
        </w:tc>
        <w:tc>
          <w:tcPr>
            <w:tcW w:w="2268" w:type="dxa"/>
          </w:tcPr>
          <w:p w14:paraId="06E05DC2" w14:textId="77777777" w:rsidR="00304FEB" w:rsidRDefault="00304FEB" w:rsidP="00131F3B">
            <w:pPr>
              <w:spacing w:line="256" w:lineRule="auto"/>
            </w:pPr>
            <w:r>
              <w:t>Installing and setting up a database</w:t>
            </w:r>
          </w:p>
        </w:tc>
        <w:tc>
          <w:tcPr>
            <w:tcW w:w="3260" w:type="dxa"/>
          </w:tcPr>
          <w:p w14:paraId="68799A30" w14:textId="77777777" w:rsidR="00304FEB" w:rsidRDefault="00304FEB" w:rsidP="00131F3B">
            <w:pPr>
              <w:spacing w:line="256" w:lineRule="auto"/>
            </w:pPr>
            <w:r>
              <w:t>The task may take longer than anticipated, since previous work with databases was after it had been set up.</w:t>
            </w:r>
          </w:p>
          <w:p w14:paraId="1C1D24EB" w14:textId="77777777" w:rsidR="00304FEB" w:rsidRDefault="00304FEB" w:rsidP="00131F3B">
            <w:pPr>
              <w:spacing w:line="256" w:lineRule="auto"/>
            </w:pPr>
          </w:p>
        </w:tc>
        <w:tc>
          <w:tcPr>
            <w:tcW w:w="1418" w:type="dxa"/>
          </w:tcPr>
          <w:p w14:paraId="251DFA0E" w14:textId="77777777" w:rsidR="00304FEB" w:rsidRDefault="00304FEB" w:rsidP="00131F3B">
            <w:pPr>
              <w:spacing w:line="256" w:lineRule="auto"/>
            </w:pPr>
            <w:r>
              <w:t>Medium</w:t>
            </w:r>
          </w:p>
        </w:tc>
        <w:tc>
          <w:tcPr>
            <w:tcW w:w="1366" w:type="dxa"/>
          </w:tcPr>
          <w:p w14:paraId="0A0EA4C9" w14:textId="77777777" w:rsidR="00304FEB" w:rsidRDefault="00304FEB" w:rsidP="00131F3B">
            <w:pPr>
              <w:spacing w:line="256" w:lineRule="auto"/>
            </w:pPr>
            <w:r>
              <w:t>Medium</w:t>
            </w:r>
          </w:p>
        </w:tc>
      </w:tr>
      <w:tr w:rsidR="00304FEB" w14:paraId="02138882" w14:textId="77777777" w:rsidTr="00131F3B">
        <w:tc>
          <w:tcPr>
            <w:tcW w:w="704" w:type="dxa"/>
          </w:tcPr>
          <w:p w14:paraId="64A3B0DC" w14:textId="77777777" w:rsidR="00304FEB" w:rsidRDefault="00304FEB" w:rsidP="00131F3B">
            <w:pPr>
              <w:spacing w:line="256" w:lineRule="auto"/>
            </w:pPr>
            <w:r>
              <w:t>R8</w:t>
            </w:r>
          </w:p>
        </w:tc>
        <w:tc>
          <w:tcPr>
            <w:tcW w:w="2268" w:type="dxa"/>
          </w:tcPr>
          <w:p w14:paraId="76C4D53D" w14:textId="77777777" w:rsidR="00304FEB" w:rsidRDefault="00304FEB" w:rsidP="00131F3B">
            <w:pPr>
              <w:spacing w:line="256" w:lineRule="auto"/>
            </w:pPr>
            <w:r>
              <w:t>Unexpected Illness</w:t>
            </w:r>
          </w:p>
        </w:tc>
        <w:tc>
          <w:tcPr>
            <w:tcW w:w="3260" w:type="dxa"/>
          </w:tcPr>
          <w:p w14:paraId="783585E2" w14:textId="77777777" w:rsidR="00304FEB" w:rsidRDefault="00304FEB" w:rsidP="00131F3B">
            <w:pPr>
              <w:spacing w:line="256" w:lineRule="auto"/>
            </w:pPr>
            <w:r>
              <w:t>Time could be lost to illness, including potentially at a critical time such as in the run up to a TMA deadline.</w:t>
            </w:r>
          </w:p>
          <w:p w14:paraId="385E31B4" w14:textId="77777777" w:rsidR="00304FEB" w:rsidRDefault="00304FEB" w:rsidP="00131F3B">
            <w:pPr>
              <w:spacing w:line="256" w:lineRule="auto"/>
            </w:pPr>
          </w:p>
        </w:tc>
        <w:tc>
          <w:tcPr>
            <w:tcW w:w="1418" w:type="dxa"/>
          </w:tcPr>
          <w:p w14:paraId="10A590F3" w14:textId="77777777" w:rsidR="00304FEB" w:rsidRDefault="00304FEB" w:rsidP="00131F3B">
            <w:pPr>
              <w:spacing w:line="256" w:lineRule="auto"/>
            </w:pPr>
            <w:r>
              <w:t>Low</w:t>
            </w:r>
          </w:p>
        </w:tc>
        <w:tc>
          <w:tcPr>
            <w:tcW w:w="1366" w:type="dxa"/>
          </w:tcPr>
          <w:p w14:paraId="3AB6637D" w14:textId="77777777" w:rsidR="00304FEB" w:rsidRDefault="00304FEB" w:rsidP="00131F3B">
            <w:pPr>
              <w:spacing w:line="256" w:lineRule="auto"/>
            </w:pPr>
            <w:r>
              <w:t>Medium</w:t>
            </w:r>
          </w:p>
        </w:tc>
      </w:tr>
      <w:tr w:rsidR="00304FEB" w14:paraId="09666107" w14:textId="77777777" w:rsidTr="00131F3B">
        <w:tc>
          <w:tcPr>
            <w:tcW w:w="704" w:type="dxa"/>
          </w:tcPr>
          <w:p w14:paraId="42688B63" w14:textId="77777777" w:rsidR="00304FEB" w:rsidRDefault="00304FEB" w:rsidP="00131F3B">
            <w:pPr>
              <w:spacing w:line="256" w:lineRule="auto"/>
            </w:pPr>
            <w:r>
              <w:t>R9</w:t>
            </w:r>
          </w:p>
        </w:tc>
        <w:tc>
          <w:tcPr>
            <w:tcW w:w="2268" w:type="dxa"/>
          </w:tcPr>
          <w:p w14:paraId="3FB83C98" w14:textId="77777777" w:rsidR="00304FEB" w:rsidRDefault="00304FEB" w:rsidP="00131F3B">
            <w:pPr>
              <w:spacing w:line="256" w:lineRule="auto"/>
            </w:pPr>
            <w:r>
              <w:t>Hardware failure</w:t>
            </w:r>
          </w:p>
        </w:tc>
        <w:tc>
          <w:tcPr>
            <w:tcW w:w="3260" w:type="dxa"/>
          </w:tcPr>
          <w:p w14:paraId="19F965B8" w14:textId="77777777" w:rsidR="00304FEB" w:rsidRDefault="00304FEB" w:rsidP="00131F3B">
            <w:pPr>
              <w:spacing w:line="256" w:lineRule="auto"/>
            </w:pPr>
            <w:r>
              <w:t>A sudden mechanical failure requiring the repair or replacement of a piece of hardware</w:t>
            </w:r>
          </w:p>
        </w:tc>
        <w:tc>
          <w:tcPr>
            <w:tcW w:w="1418" w:type="dxa"/>
          </w:tcPr>
          <w:p w14:paraId="0FBFF6CC" w14:textId="77777777" w:rsidR="00304FEB" w:rsidRDefault="00304FEB" w:rsidP="00131F3B">
            <w:pPr>
              <w:spacing w:line="256" w:lineRule="auto"/>
            </w:pPr>
            <w:r>
              <w:t>Low</w:t>
            </w:r>
          </w:p>
        </w:tc>
        <w:tc>
          <w:tcPr>
            <w:tcW w:w="1366" w:type="dxa"/>
          </w:tcPr>
          <w:p w14:paraId="526BB75E" w14:textId="77777777" w:rsidR="00304FEB" w:rsidRDefault="00304FEB" w:rsidP="00131F3B">
            <w:pPr>
              <w:spacing w:line="256" w:lineRule="auto"/>
            </w:pPr>
            <w:r>
              <w:t>Medium</w:t>
            </w:r>
          </w:p>
        </w:tc>
      </w:tr>
      <w:tr w:rsidR="00E661BD" w14:paraId="3117D4D7" w14:textId="77777777" w:rsidTr="00131F3B">
        <w:tc>
          <w:tcPr>
            <w:tcW w:w="704" w:type="dxa"/>
          </w:tcPr>
          <w:p w14:paraId="5619F418" w14:textId="5B2F8CB8" w:rsidR="00E661BD" w:rsidRDefault="00E661BD" w:rsidP="00131F3B">
            <w:pPr>
              <w:spacing w:line="256" w:lineRule="auto"/>
            </w:pPr>
            <w:r>
              <w:t>R10</w:t>
            </w:r>
          </w:p>
        </w:tc>
        <w:tc>
          <w:tcPr>
            <w:tcW w:w="2268" w:type="dxa"/>
          </w:tcPr>
          <w:p w14:paraId="3CB6173C" w14:textId="18A05B17" w:rsidR="00E661BD" w:rsidRDefault="00141825" w:rsidP="00131F3B">
            <w:pPr>
              <w:spacing w:line="256" w:lineRule="auto"/>
            </w:pPr>
            <w:r>
              <w:t xml:space="preserve">Undertaking project tasks in the run up to the EMA </w:t>
            </w:r>
          </w:p>
        </w:tc>
        <w:tc>
          <w:tcPr>
            <w:tcW w:w="3260" w:type="dxa"/>
          </w:tcPr>
          <w:p w14:paraId="30A61C75" w14:textId="0E5421A7" w:rsidR="00E661BD" w:rsidRDefault="00E661BD" w:rsidP="00131F3B">
            <w:pPr>
              <w:spacing w:line="256" w:lineRule="auto"/>
            </w:pPr>
            <w:r>
              <w:t>Tasks such as the Events Calendar prove more time consuming than anticipated</w:t>
            </w:r>
            <w:r w:rsidR="00141825">
              <w:t xml:space="preserve"> and could impact the amount of time spent on the final EMA write up.</w:t>
            </w:r>
          </w:p>
        </w:tc>
        <w:tc>
          <w:tcPr>
            <w:tcW w:w="1418" w:type="dxa"/>
          </w:tcPr>
          <w:p w14:paraId="6F9E8F2A" w14:textId="2C64D3C0" w:rsidR="00E661BD" w:rsidRDefault="00E661BD" w:rsidP="00131F3B">
            <w:pPr>
              <w:spacing w:line="256" w:lineRule="auto"/>
            </w:pPr>
            <w:r>
              <w:t>Medium</w:t>
            </w:r>
          </w:p>
        </w:tc>
        <w:tc>
          <w:tcPr>
            <w:tcW w:w="1366" w:type="dxa"/>
          </w:tcPr>
          <w:p w14:paraId="30E73638" w14:textId="575B3605" w:rsidR="00E661BD" w:rsidRDefault="00141825" w:rsidP="00131F3B">
            <w:pPr>
              <w:spacing w:line="256" w:lineRule="auto"/>
            </w:pPr>
            <w:r>
              <w:t>High</w:t>
            </w:r>
          </w:p>
        </w:tc>
      </w:tr>
    </w:tbl>
    <w:p w14:paraId="3EB63063" w14:textId="77777777" w:rsidR="00304FEB" w:rsidRDefault="00304FEB" w:rsidP="00304FEB">
      <w:pPr>
        <w:spacing w:line="256" w:lineRule="auto"/>
      </w:pPr>
    </w:p>
    <w:p w14:paraId="1F148EFC" w14:textId="11697C8D" w:rsidR="00304FEB" w:rsidRPr="00232C37" w:rsidRDefault="00304FEB" w:rsidP="00304FEB">
      <w:pPr>
        <w:spacing w:line="256" w:lineRule="auto"/>
        <w:rPr>
          <w:color w:val="FF0000"/>
        </w:rPr>
      </w:pPr>
      <w:r>
        <w:t xml:space="preserve">The next stage of managing risk is to identify which risks are most important to address, so the likelihood and impact of each risk have been combined in a probability impact grid, as shown by Hughes, but instead of a ‘Line of Tolerance’, the grid (shown in </w:t>
      </w:r>
      <w:r w:rsidRPr="00212B4F">
        <w:rPr>
          <w:color w:val="FF0000"/>
        </w:rPr>
        <w:t xml:space="preserve">table </w:t>
      </w:r>
      <w:del w:id="40" w:author="Craig Williamson" w:date="2023-07-07T18:50:00Z">
        <w:r w:rsidRPr="00212B4F" w:rsidDel="00BC410F">
          <w:rPr>
            <w:color w:val="FF0000"/>
          </w:rPr>
          <w:delText>x</w:delText>
        </w:r>
      </w:del>
      <w:ins w:id="41" w:author="Craig Williamson" w:date="2023-07-07T18:50:00Z">
        <w:r w:rsidR="00BC410F">
          <w:rPr>
            <w:color w:val="FF0000"/>
          </w:rPr>
          <w:t>5</w:t>
        </w:r>
      </w:ins>
      <w:r>
        <w:t>) has been colour-coded to indicate the most crucial risks to address with red and orange being most critical and to be addressed with urgency and in detail; yellow important to be addressed as much as feasible; green being least important and the risk may be accepted or only convenient mitigations undertaken. Risks 2 and 4 have been identified as the most crucial and mitigating them will form notable parts of the project; whereas risks 5, 8 and 9 have been identified as the least crucial and will be accepted without mitigation.</w:t>
      </w:r>
    </w:p>
    <w:p w14:paraId="338166D8" w14:textId="1F1B9139" w:rsidR="00232C37" w:rsidRDefault="00232C37" w:rsidP="00232C37">
      <w:pPr>
        <w:pStyle w:val="Caption"/>
        <w:keepNext/>
      </w:pPr>
      <w:r>
        <w:t xml:space="preserve">Table </w:t>
      </w:r>
      <w:fldSimple w:instr=" SEQ Table \* ARABIC ">
        <w:r w:rsidR="00254CD8">
          <w:rPr>
            <w:noProof/>
          </w:rPr>
          <w:t>5</w:t>
        </w:r>
      </w:fldSimple>
      <w:r>
        <w:t xml:space="preserve"> Probability Impact Grid</w:t>
      </w:r>
    </w:p>
    <w:tbl>
      <w:tblPr>
        <w:tblStyle w:val="TableGrid"/>
        <w:tblW w:w="0" w:type="auto"/>
        <w:tblLook w:val="04A0" w:firstRow="1" w:lastRow="0" w:firstColumn="1" w:lastColumn="0" w:noHBand="0" w:noVBand="1"/>
      </w:tblPr>
      <w:tblGrid>
        <w:gridCol w:w="849"/>
        <w:gridCol w:w="992"/>
        <w:gridCol w:w="2125"/>
        <w:gridCol w:w="2551"/>
        <w:gridCol w:w="2499"/>
      </w:tblGrid>
      <w:tr w:rsidR="00304FEB" w14:paraId="7461BCD8" w14:textId="77777777" w:rsidTr="00232C37">
        <w:tc>
          <w:tcPr>
            <w:tcW w:w="849" w:type="dxa"/>
            <w:vMerge w:val="restart"/>
          </w:tcPr>
          <w:p w14:paraId="72BE15DD" w14:textId="77777777" w:rsidR="00304FEB" w:rsidRDefault="00304FEB" w:rsidP="00131F3B">
            <w:pPr>
              <w:spacing w:line="256" w:lineRule="auto"/>
            </w:pPr>
          </w:p>
          <w:p w14:paraId="0159A198" w14:textId="77777777" w:rsidR="00304FEB" w:rsidRDefault="00304FEB" w:rsidP="00131F3B">
            <w:pPr>
              <w:spacing w:line="256" w:lineRule="auto"/>
            </w:pPr>
          </w:p>
          <w:p w14:paraId="669903AE" w14:textId="77777777" w:rsidR="00304FEB" w:rsidRPr="00825ACF" w:rsidRDefault="00304FEB" w:rsidP="00131F3B">
            <w:pPr>
              <w:spacing w:line="256" w:lineRule="auto"/>
              <w:rPr>
                <w:b/>
                <w:bCs/>
              </w:rPr>
            </w:pPr>
            <w:r w:rsidRPr="00825ACF">
              <w:rPr>
                <w:b/>
                <w:bCs/>
              </w:rPr>
              <w:t>Impact</w:t>
            </w:r>
          </w:p>
        </w:tc>
        <w:tc>
          <w:tcPr>
            <w:tcW w:w="992" w:type="dxa"/>
          </w:tcPr>
          <w:p w14:paraId="172F24A6" w14:textId="77777777" w:rsidR="00304FEB" w:rsidRPr="00825ACF" w:rsidRDefault="00304FEB" w:rsidP="00131F3B">
            <w:pPr>
              <w:spacing w:line="256" w:lineRule="auto"/>
              <w:rPr>
                <w:i/>
                <w:iCs/>
              </w:rPr>
            </w:pPr>
            <w:r w:rsidRPr="00825ACF">
              <w:rPr>
                <w:i/>
                <w:iCs/>
              </w:rPr>
              <w:t>High</w:t>
            </w:r>
          </w:p>
        </w:tc>
        <w:tc>
          <w:tcPr>
            <w:tcW w:w="2125" w:type="dxa"/>
            <w:shd w:val="clear" w:color="auto" w:fill="FFFF00"/>
          </w:tcPr>
          <w:p w14:paraId="069DAB9B" w14:textId="77777777" w:rsidR="00304FEB" w:rsidRDefault="00304FEB" w:rsidP="00131F3B">
            <w:pPr>
              <w:spacing w:line="256" w:lineRule="auto"/>
            </w:pPr>
            <w:r>
              <w:t>3, 6</w:t>
            </w:r>
          </w:p>
        </w:tc>
        <w:tc>
          <w:tcPr>
            <w:tcW w:w="2551" w:type="dxa"/>
            <w:shd w:val="clear" w:color="auto" w:fill="FF9900"/>
          </w:tcPr>
          <w:p w14:paraId="69CD0EBB" w14:textId="2CCEE81E" w:rsidR="00304FEB" w:rsidRDefault="00141825" w:rsidP="00131F3B">
            <w:pPr>
              <w:spacing w:line="256" w:lineRule="auto"/>
            </w:pPr>
            <w:r>
              <w:t>10</w:t>
            </w:r>
          </w:p>
        </w:tc>
        <w:tc>
          <w:tcPr>
            <w:tcW w:w="2499" w:type="dxa"/>
            <w:shd w:val="clear" w:color="auto" w:fill="FF0000"/>
          </w:tcPr>
          <w:p w14:paraId="7ABB0953" w14:textId="77777777" w:rsidR="00304FEB" w:rsidRDefault="00304FEB" w:rsidP="00131F3B">
            <w:pPr>
              <w:spacing w:line="256" w:lineRule="auto"/>
            </w:pPr>
          </w:p>
        </w:tc>
      </w:tr>
      <w:tr w:rsidR="00304FEB" w14:paraId="0F935027" w14:textId="77777777" w:rsidTr="00232C37">
        <w:tc>
          <w:tcPr>
            <w:tcW w:w="849" w:type="dxa"/>
            <w:vMerge/>
          </w:tcPr>
          <w:p w14:paraId="6496A8DF" w14:textId="77777777" w:rsidR="00304FEB" w:rsidRDefault="00304FEB" w:rsidP="00131F3B">
            <w:pPr>
              <w:spacing w:line="256" w:lineRule="auto"/>
            </w:pPr>
          </w:p>
        </w:tc>
        <w:tc>
          <w:tcPr>
            <w:tcW w:w="992" w:type="dxa"/>
          </w:tcPr>
          <w:p w14:paraId="02D95D57" w14:textId="77777777" w:rsidR="00304FEB" w:rsidRPr="00825ACF" w:rsidRDefault="00304FEB" w:rsidP="00131F3B">
            <w:pPr>
              <w:spacing w:line="256" w:lineRule="auto"/>
              <w:rPr>
                <w:i/>
                <w:iCs/>
              </w:rPr>
            </w:pPr>
            <w:r w:rsidRPr="00825ACF">
              <w:rPr>
                <w:i/>
                <w:iCs/>
              </w:rPr>
              <w:t>Medium</w:t>
            </w:r>
          </w:p>
        </w:tc>
        <w:tc>
          <w:tcPr>
            <w:tcW w:w="2125" w:type="dxa"/>
            <w:shd w:val="clear" w:color="auto" w:fill="99FF66"/>
          </w:tcPr>
          <w:p w14:paraId="67DE7C6A" w14:textId="77777777" w:rsidR="00304FEB" w:rsidRDefault="00304FEB" w:rsidP="00131F3B">
            <w:pPr>
              <w:spacing w:line="256" w:lineRule="auto"/>
            </w:pPr>
            <w:r>
              <w:t>8, 9</w:t>
            </w:r>
          </w:p>
        </w:tc>
        <w:tc>
          <w:tcPr>
            <w:tcW w:w="2551" w:type="dxa"/>
            <w:shd w:val="clear" w:color="auto" w:fill="FFFF00"/>
          </w:tcPr>
          <w:p w14:paraId="5D57D5FC" w14:textId="77777777" w:rsidR="00304FEB" w:rsidRDefault="00304FEB" w:rsidP="00131F3B">
            <w:pPr>
              <w:spacing w:line="256" w:lineRule="auto"/>
            </w:pPr>
            <w:r>
              <w:t>1, 7</w:t>
            </w:r>
          </w:p>
        </w:tc>
        <w:tc>
          <w:tcPr>
            <w:tcW w:w="2499" w:type="dxa"/>
            <w:shd w:val="clear" w:color="auto" w:fill="FF9900"/>
          </w:tcPr>
          <w:p w14:paraId="0DB90F79" w14:textId="77777777" w:rsidR="00304FEB" w:rsidRDefault="00304FEB" w:rsidP="00131F3B">
            <w:pPr>
              <w:spacing w:line="256" w:lineRule="auto"/>
            </w:pPr>
            <w:r>
              <w:t>2, 4</w:t>
            </w:r>
          </w:p>
        </w:tc>
      </w:tr>
      <w:tr w:rsidR="00304FEB" w14:paraId="77195ACF" w14:textId="77777777" w:rsidTr="00232C37">
        <w:tc>
          <w:tcPr>
            <w:tcW w:w="849" w:type="dxa"/>
            <w:vMerge/>
          </w:tcPr>
          <w:p w14:paraId="2176AEAD" w14:textId="77777777" w:rsidR="00304FEB" w:rsidRDefault="00304FEB" w:rsidP="00131F3B">
            <w:pPr>
              <w:spacing w:line="256" w:lineRule="auto"/>
            </w:pPr>
          </w:p>
        </w:tc>
        <w:tc>
          <w:tcPr>
            <w:tcW w:w="992" w:type="dxa"/>
          </w:tcPr>
          <w:p w14:paraId="6117F9C3" w14:textId="77777777" w:rsidR="00304FEB" w:rsidRPr="00825ACF" w:rsidRDefault="00304FEB" w:rsidP="00131F3B">
            <w:pPr>
              <w:spacing w:line="256" w:lineRule="auto"/>
              <w:rPr>
                <w:i/>
                <w:iCs/>
              </w:rPr>
            </w:pPr>
            <w:r w:rsidRPr="00825ACF">
              <w:rPr>
                <w:i/>
                <w:iCs/>
              </w:rPr>
              <w:t>Low</w:t>
            </w:r>
          </w:p>
        </w:tc>
        <w:tc>
          <w:tcPr>
            <w:tcW w:w="2125" w:type="dxa"/>
            <w:shd w:val="clear" w:color="auto" w:fill="33CC33"/>
          </w:tcPr>
          <w:p w14:paraId="6FD5A2A7" w14:textId="77777777" w:rsidR="00304FEB" w:rsidRPr="005D20F1" w:rsidRDefault="00304FEB" w:rsidP="00131F3B">
            <w:pPr>
              <w:spacing w:line="256" w:lineRule="auto"/>
            </w:pPr>
          </w:p>
        </w:tc>
        <w:tc>
          <w:tcPr>
            <w:tcW w:w="2551" w:type="dxa"/>
            <w:shd w:val="clear" w:color="auto" w:fill="99FF66"/>
          </w:tcPr>
          <w:p w14:paraId="71CDC153" w14:textId="77777777" w:rsidR="00304FEB" w:rsidRDefault="00304FEB" w:rsidP="00131F3B">
            <w:pPr>
              <w:spacing w:line="256" w:lineRule="auto"/>
            </w:pPr>
            <w:r>
              <w:t>5</w:t>
            </w:r>
          </w:p>
        </w:tc>
        <w:tc>
          <w:tcPr>
            <w:tcW w:w="2499" w:type="dxa"/>
            <w:shd w:val="clear" w:color="auto" w:fill="FFFF00"/>
          </w:tcPr>
          <w:p w14:paraId="7D7E7347" w14:textId="77777777" w:rsidR="00304FEB" w:rsidRDefault="00304FEB" w:rsidP="00131F3B">
            <w:pPr>
              <w:spacing w:line="256" w:lineRule="auto"/>
            </w:pPr>
          </w:p>
        </w:tc>
      </w:tr>
      <w:tr w:rsidR="00304FEB" w14:paraId="343DA410" w14:textId="77777777" w:rsidTr="00232C37">
        <w:tc>
          <w:tcPr>
            <w:tcW w:w="849" w:type="dxa"/>
            <w:vMerge/>
          </w:tcPr>
          <w:p w14:paraId="22BDA652" w14:textId="77777777" w:rsidR="00304FEB" w:rsidRDefault="00304FEB" w:rsidP="00131F3B">
            <w:pPr>
              <w:spacing w:line="256" w:lineRule="auto"/>
            </w:pPr>
          </w:p>
        </w:tc>
        <w:tc>
          <w:tcPr>
            <w:tcW w:w="992" w:type="dxa"/>
          </w:tcPr>
          <w:p w14:paraId="60A259A6" w14:textId="77777777" w:rsidR="00304FEB" w:rsidRPr="00825ACF" w:rsidRDefault="00304FEB" w:rsidP="00131F3B">
            <w:pPr>
              <w:spacing w:line="256" w:lineRule="auto"/>
              <w:rPr>
                <w:i/>
                <w:iCs/>
              </w:rPr>
            </w:pPr>
          </w:p>
        </w:tc>
        <w:tc>
          <w:tcPr>
            <w:tcW w:w="2125" w:type="dxa"/>
          </w:tcPr>
          <w:p w14:paraId="4F56288B" w14:textId="77777777" w:rsidR="00304FEB" w:rsidRPr="00825ACF" w:rsidRDefault="00304FEB" w:rsidP="00131F3B">
            <w:pPr>
              <w:spacing w:line="256" w:lineRule="auto"/>
              <w:rPr>
                <w:i/>
                <w:iCs/>
              </w:rPr>
            </w:pPr>
            <w:r w:rsidRPr="00825ACF">
              <w:rPr>
                <w:i/>
                <w:iCs/>
              </w:rPr>
              <w:t>Low</w:t>
            </w:r>
          </w:p>
        </w:tc>
        <w:tc>
          <w:tcPr>
            <w:tcW w:w="2551" w:type="dxa"/>
          </w:tcPr>
          <w:p w14:paraId="375E4446" w14:textId="77777777" w:rsidR="00304FEB" w:rsidRPr="00825ACF" w:rsidRDefault="00304FEB" w:rsidP="00131F3B">
            <w:pPr>
              <w:spacing w:line="256" w:lineRule="auto"/>
              <w:rPr>
                <w:i/>
                <w:iCs/>
              </w:rPr>
            </w:pPr>
            <w:r w:rsidRPr="00825ACF">
              <w:rPr>
                <w:i/>
                <w:iCs/>
              </w:rPr>
              <w:t>Medium</w:t>
            </w:r>
          </w:p>
        </w:tc>
        <w:tc>
          <w:tcPr>
            <w:tcW w:w="2499" w:type="dxa"/>
          </w:tcPr>
          <w:p w14:paraId="366DFADC" w14:textId="77777777" w:rsidR="00304FEB" w:rsidRPr="00825ACF" w:rsidRDefault="00304FEB" w:rsidP="00131F3B">
            <w:pPr>
              <w:spacing w:line="256" w:lineRule="auto"/>
              <w:rPr>
                <w:i/>
                <w:iCs/>
              </w:rPr>
            </w:pPr>
            <w:r w:rsidRPr="00825ACF">
              <w:rPr>
                <w:i/>
                <w:iCs/>
              </w:rPr>
              <w:t>High</w:t>
            </w:r>
          </w:p>
        </w:tc>
      </w:tr>
      <w:tr w:rsidR="00304FEB" w14:paraId="2E3C0739" w14:textId="77777777" w:rsidTr="00232C37">
        <w:tc>
          <w:tcPr>
            <w:tcW w:w="849" w:type="dxa"/>
            <w:vMerge/>
          </w:tcPr>
          <w:p w14:paraId="3BCBC0FF" w14:textId="77777777" w:rsidR="00304FEB" w:rsidRDefault="00304FEB" w:rsidP="00131F3B">
            <w:pPr>
              <w:spacing w:line="256" w:lineRule="auto"/>
            </w:pPr>
          </w:p>
        </w:tc>
        <w:tc>
          <w:tcPr>
            <w:tcW w:w="8167" w:type="dxa"/>
            <w:gridSpan w:val="4"/>
          </w:tcPr>
          <w:p w14:paraId="12B7BF8C" w14:textId="77777777" w:rsidR="00304FEB" w:rsidRPr="00825ACF" w:rsidRDefault="00304FEB" w:rsidP="00131F3B">
            <w:pPr>
              <w:spacing w:line="256" w:lineRule="auto"/>
              <w:jc w:val="center"/>
              <w:rPr>
                <w:b/>
                <w:bCs/>
              </w:rPr>
            </w:pPr>
            <w:r w:rsidRPr="00825ACF">
              <w:rPr>
                <w:b/>
                <w:bCs/>
              </w:rPr>
              <w:t>Probability</w:t>
            </w:r>
          </w:p>
        </w:tc>
      </w:tr>
    </w:tbl>
    <w:p w14:paraId="4FEDD35F" w14:textId="77777777" w:rsidR="00304FEB" w:rsidRDefault="00304FEB" w:rsidP="00304FEB">
      <w:pPr>
        <w:spacing w:line="256" w:lineRule="auto"/>
      </w:pPr>
    </w:p>
    <w:p w14:paraId="033AF7C3" w14:textId="48949249" w:rsidR="00304FEB" w:rsidRDefault="00820948" w:rsidP="00304FEB">
      <w:pPr>
        <w:spacing w:line="256" w:lineRule="auto"/>
      </w:pPr>
      <w:commentRangeStart w:id="42"/>
      <w:r w:rsidRPr="00232C37">
        <w:rPr>
          <w:color w:val="000000" w:themeColor="text1"/>
        </w:rPr>
        <w:t>Appendix</w:t>
      </w:r>
      <w:commentRangeEnd w:id="42"/>
      <w:r w:rsidR="00BC410F">
        <w:rPr>
          <w:rStyle w:val="CommentReference"/>
        </w:rPr>
        <w:commentReference w:id="42"/>
      </w:r>
      <w:r w:rsidRPr="00232C37">
        <w:rPr>
          <w:color w:val="000000" w:themeColor="text1"/>
        </w:rPr>
        <w:t xml:space="preserve"> H </w:t>
      </w:r>
      <w:r w:rsidRPr="00820948">
        <w:rPr>
          <w:color w:val="000000" w:themeColor="text1"/>
        </w:rPr>
        <w:t>contains</w:t>
      </w:r>
      <w:r>
        <w:rPr>
          <w:color w:val="000000" w:themeColor="text1"/>
        </w:rPr>
        <w:t xml:space="preserve"> the table</w:t>
      </w:r>
      <w:r w:rsidR="00304FEB">
        <w:t xml:space="preserve"> show</w:t>
      </w:r>
      <w:r>
        <w:t>ing</w:t>
      </w:r>
      <w:r w:rsidR="00304FEB">
        <w:t xml:space="preserve"> the mitigating actions that were taken for each risk and explains what happened. In most cases the mitigating actions were effectiv</w:t>
      </w:r>
      <w:r w:rsidR="00825ACF">
        <w:t>e, but risk R1</w:t>
      </w:r>
      <w:r>
        <w:t xml:space="preserve"> still</w:t>
      </w:r>
      <w:r w:rsidR="00825ACF">
        <w:t xml:space="preserve"> occurred as far fewer people completed the feedback questionnaire for requirements than anticipated and the mitigating action of identifying likely respondents was unsuccessful. This</w:t>
      </w:r>
      <w:r w:rsidR="00941B73">
        <w:t xml:space="preserve"> </w:t>
      </w:r>
      <w:r w:rsidR="00941B73">
        <w:lastRenderedPageBreak/>
        <w:t>resulted in adjusting the project and analysis to compensate and</w:t>
      </w:r>
      <w:r w:rsidR="00825ACF">
        <w:t xml:space="preserve"> is discussed in sections 1.3.1.2 and 2.2</w:t>
      </w:r>
      <w:r w:rsidR="00941B73">
        <w:t>.</w:t>
      </w:r>
    </w:p>
    <w:p w14:paraId="0FCD0B41" w14:textId="1A5C903A" w:rsidR="00304FEB" w:rsidRDefault="00941B73" w:rsidP="00304FEB">
      <w:r>
        <w:t xml:space="preserve">As the final deadline for the EMA </w:t>
      </w:r>
      <w:r w:rsidR="00430B33">
        <w:t>approaches,</w:t>
      </w:r>
      <w:r>
        <w:t xml:space="preserve"> the risks R6 and R9 become increasingly </w:t>
      </w:r>
      <w:r w:rsidR="000F19F7">
        <w:t>important</w:t>
      </w:r>
      <w:r>
        <w:t xml:space="preserve"> as data loss or losing the ability to write up the report could be catastrophic. However, the mitigation of using GitHub makes the likely impact of sudden data loss to be</w:t>
      </w:r>
      <w:r w:rsidR="00430B33">
        <w:t xml:space="preserve"> only</w:t>
      </w:r>
      <w:r>
        <w:t xml:space="preserve"> a single day</w:t>
      </w:r>
      <w:r w:rsidR="00E661BD">
        <w:t xml:space="preserve"> or half a day’s</w:t>
      </w:r>
      <w:r>
        <w:t xml:space="preserve"> work as the version control is used</w:t>
      </w:r>
      <w:r w:rsidR="00430B33">
        <w:t xml:space="preserve"> </w:t>
      </w:r>
      <w:r w:rsidR="00E661BD">
        <w:t xml:space="preserve">to submit data after each session to ensure that all devices are up to date. </w:t>
      </w:r>
      <w:r w:rsidR="00141825">
        <w:t>Risk R10</w:t>
      </w:r>
      <w:r w:rsidR="000F19F7">
        <w:t xml:space="preserve"> is also crucial for the next phase of the project to ensure that there is enough time to write up the final EMA report</w:t>
      </w:r>
      <w:r w:rsidR="00662912">
        <w:t>, so this risk will have to be closely monitored in the coming weeks.</w:t>
      </w:r>
    </w:p>
    <w:p w14:paraId="10899052" w14:textId="77777777" w:rsidR="00941B73" w:rsidRPr="00304FEB" w:rsidRDefault="00941B73" w:rsidP="00304FEB"/>
    <w:p w14:paraId="1C56BB83" w14:textId="266592CB" w:rsidR="00662912" w:rsidRDefault="00D506C3" w:rsidP="003F71F9">
      <w:pPr>
        <w:pStyle w:val="Heading2"/>
      </w:pPr>
      <w:bookmarkStart w:id="43" w:name="_Toc139391415"/>
      <w:r>
        <w:t>2.4 Review of personal development</w:t>
      </w:r>
      <w:bookmarkEnd w:id="43"/>
    </w:p>
    <w:p w14:paraId="7AC10BC3" w14:textId="6A0FA0D6" w:rsidR="00662912" w:rsidRDefault="00C6007C" w:rsidP="00662912">
      <w:r>
        <w:t xml:space="preserve">During the project two skills development activities were undertaken, firstly for using CSS to style </w:t>
      </w:r>
      <w:r w:rsidR="003F71F9">
        <w:t>the app, as detailed in sections in 1.2.2.2 and 1.3.1.3; and for using and setting up AWS DynamoDB as detailed in sections 1.2.3 and 1.3.2.1.</w:t>
      </w:r>
      <w:r w:rsidR="003E7475">
        <w:t xml:space="preserve"> These </w:t>
      </w:r>
      <w:r w:rsidR="00F62233">
        <w:t>activities were crucial in the progress of the project</w:t>
      </w:r>
      <w:r w:rsidR="00B5751F">
        <w:t xml:space="preserve">, particularly using DynamoDB as without a database the application would not function. The skills development is still at an introductory level for both these </w:t>
      </w:r>
      <w:r w:rsidR="00232C37">
        <w:t>topics but</w:t>
      </w:r>
      <w:r w:rsidR="00B5751F">
        <w:t xml:space="preserve"> does provide a springboard</w:t>
      </w:r>
      <w:r w:rsidR="00701174">
        <w:t xml:space="preserve"> for working on them in more depth in future.</w:t>
      </w:r>
    </w:p>
    <w:p w14:paraId="7F09F9CB" w14:textId="18C38131" w:rsidR="003E7475" w:rsidRDefault="003E7475" w:rsidP="003E7475">
      <w:r>
        <w:t xml:space="preserve">Ongoing communication with the tutor has been a crucial aspect of maintaining progress with the project and has been maintained well throughout the project with updates provided at on at least a 2-weekly basis throughout most of the project. Personal issues made this more challenging during April, and ultimately resulted in an extension being required for TMA02. After each TMA a 1-to-1 meeting with the tutor has been organised, as well as attending or watching the recording of the tutorials. Additionally regular questions have been asked of the tutor when assistance has been required. A record of these interactions has been recorded in </w:t>
      </w:r>
      <w:r w:rsidR="00566BFE" w:rsidRPr="00232C37">
        <w:rPr>
          <w:color w:val="000000" w:themeColor="text1"/>
        </w:rPr>
        <w:t xml:space="preserve">Appendix </w:t>
      </w:r>
      <w:r w:rsidR="00232C37" w:rsidRPr="00232C37">
        <w:rPr>
          <w:color w:val="000000" w:themeColor="text1"/>
        </w:rPr>
        <w:t>F</w:t>
      </w:r>
      <w:r>
        <w:t>.</w:t>
      </w:r>
    </w:p>
    <w:p w14:paraId="6E5F63DA" w14:textId="77777777" w:rsidR="003E7475" w:rsidRDefault="003E7475" w:rsidP="003E7475"/>
    <w:p w14:paraId="6F0D4823" w14:textId="0E256B9D" w:rsidR="00B5751F" w:rsidRDefault="00B5751F" w:rsidP="00B5751F">
      <w:pPr>
        <w:pStyle w:val="Heading2"/>
      </w:pPr>
      <w:bookmarkStart w:id="44" w:name="_Toc139391416"/>
      <w:r>
        <w:t>2.5 Tutor feedback</w:t>
      </w:r>
      <w:bookmarkEnd w:id="44"/>
    </w:p>
    <w:p w14:paraId="5CDC5FA7" w14:textId="0E3DB17C" w:rsidR="00B5751F" w:rsidRDefault="00B5751F" w:rsidP="00F43DD9">
      <w:r>
        <w:t>Request for feedback:</w:t>
      </w:r>
    </w:p>
    <w:p w14:paraId="6FCE8CD4" w14:textId="55691DDE" w:rsidR="00B5751F" w:rsidRDefault="00B5751F" w:rsidP="00B5751F">
      <w:pPr>
        <w:pStyle w:val="ListParagraph"/>
        <w:numPr>
          <w:ilvl w:val="0"/>
          <w:numId w:val="24"/>
        </w:numPr>
      </w:pPr>
      <w:commentRangeStart w:id="45"/>
      <w:r>
        <w:t xml:space="preserve">What </w:t>
      </w:r>
      <w:r w:rsidR="00B24358">
        <w:t>areas should I focus most on</w:t>
      </w:r>
      <w:r w:rsidR="00701174">
        <w:t>,</w:t>
      </w:r>
      <w:r w:rsidR="00B24358">
        <w:t xml:space="preserve"> in terms of developing the app to maximise my marks for the EMA?</w:t>
      </w:r>
      <w:commentRangeEnd w:id="45"/>
      <w:r w:rsidR="00BC410F">
        <w:rPr>
          <w:rStyle w:val="CommentReference"/>
        </w:rPr>
        <w:commentReference w:id="45"/>
      </w:r>
    </w:p>
    <w:p w14:paraId="3CABB8B9" w14:textId="4D8937D2" w:rsidR="00BD492D" w:rsidRDefault="00BD492D" w:rsidP="00B5751F">
      <w:pPr>
        <w:pStyle w:val="ListParagraph"/>
        <w:numPr>
          <w:ilvl w:val="0"/>
          <w:numId w:val="24"/>
        </w:numPr>
      </w:pPr>
      <w:commentRangeStart w:id="46"/>
      <w:r>
        <w:t>Is the plan of work for the next 4-5 weeks overly ambitious?</w:t>
      </w:r>
      <w:commentRangeEnd w:id="46"/>
      <w:r w:rsidR="00BC410F">
        <w:rPr>
          <w:rStyle w:val="CommentReference"/>
        </w:rPr>
        <w:commentReference w:id="46"/>
      </w:r>
    </w:p>
    <w:p w14:paraId="242F5EBD" w14:textId="42E7A08B" w:rsidR="00BD492D" w:rsidRDefault="00BD492D" w:rsidP="00B5751F">
      <w:pPr>
        <w:pStyle w:val="ListParagraph"/>
        <w:numPr>
          <w:ilvl w:val="0"/>
          <w:numId w:val="24"/>
        </w:numPr>
      </w:pPr>
      <w:commentRangeStart w:id="47"/>
      <w:r>
        <w:t>Is 4-5 weeks an appropriate amount of time for the EMA writeup?</w:t>
      </w:r>
      <w:commentRangeEnd w:id="47"/>
      <w:r w:rsidR="00BC410F">
        <w:rPr>
          <w:rStyle w:val="CommentReference"/>
        </w:rPr>
        <w:commentReference w:id="47"/>
      </w:r>
    </w:p>
    <w:p w14:paraId="2B37EB96" w14:textId="0D54F2CD" w:rsidR="00B24358" w:rsidRDefault="00B24358" w:rsidP="00B5751F">
      <w:pPr>
        <w:pStyle w:val="ListParagraph"/>
        <w:numPr>
          <w:ilvl w:val="0"/>
          <w:numId w:val="24"/>
        </w:numPr>
      </w:pPr>
      <w:commentRangeStart w:id="48"/>
      <w:r>
        <w:t xml:space="preserve">When it comes to the EMA, which parts </w:t>
      </w:r>
      <w:r w:rsidR="00701174">
        <w:t>are most in need of trimming down</w:t>
      </w:r>
      <w:r w:rsidR="00631B2D">
        <w:t>, as the length of everything included here with all appendices is already over the EMA word count</w:t>
      </w:r>
      <w:r w:rsidR="00701174">
        <w:t>?</w:t>
      </w:r>
      <w:commentRangeEnd w:id="48"/>
      <w:r w:rsidR="00BC410F">
        <w:rPr>
          <w:rStyle w:val="CommentReference"/>
        </w:rPr>
        <w:commentReference w:id="48"/>
      </w:r>
    </w:p>
    <w:p w14:paraId="0EF36384" w14:textId="70CBEC89" w:rsidR="00232C37" w:rsidRDefault="00BD492D" w:rsidP="00B5751F">
      <w:pPr>
        <w:pStyle w:val="ListParagraph"/>
        <w:numPr>
          <w:ilvl w:val="0"/>
          <w:numId w:val="24"/>
        </w:numPr>
      </w:pPr>
      <w:commentRangeStart w:id="49"/>
      <w:r>
        <w:t>I didn’t explicitly talk about the skills development</w:t>
      </w:r>
      <w:r w:rsidR="00FA7E36">
        <w:t xml:space="preserve"> for AWS in the draft report</w:t>
      </w:r>
      <w:r>
        <w:t xml:space="preserve"> outside</w:t>
      </w:r>
      <w:r w:rsidR="00FA7E36">
        <w:t xml:space="preserve"> of the literature review, is the implication enough from what I said in the lit review and the 1</w:t>
      </w:r>
      <w:r w:rsidR="00FA7E36" w:rsidRPr="00FA7E36">
        <w:rPr>
          <w:vertAlign w:val="superscript"/>
        </w:rPr>
        <w:t>st</w:t>
      </w:r>
      <w:r w:rsidR="00FA7E36">
        <w:t xml:space="preserve"> part of the project work done?</w:t>
      </w:r>
      <w:commentRangeEnd w:id="49"/>
      <w:r w:rsidR="00BC410F">
        <w:rPr>
          <w:rStyle w:val="CommentReference"/>
        </w:rPr>
        <w:commentReference w:id="49"/>
      </w:r>
    </w:p>
    <w:p w14:paraId="5A3E26AC" w14:textId="77777777" w:rsidR="0055471D" w:rsidRDefault="0055471D" w:rsidP="0055471D"/>
    <w:p w14:paraId="7F417170" w14:textId="7A57D2BC" w:rsidR="00293853" w:rsidRPr="0055471D" w:rsidRDefault="0055471D" w:rsidP="00293853">
      <w:pPr>
        <w:rPr>
          <w:i/>
          <w:iCs/>
          <w:sz w:val="18"/>
          <w:szCs w:val="18"/>
        </w:rPr>
      </w:pPr>
      <w:r w:rsidRPr="0055471D">
        <w:rPr>
          <w:i/>
          <w:iCs/>
          <w:sz w:val="18"/>
          <w:szCs w:val="18"/>
        </w:rPr>
        <w:t>Word count: 6,085</w:t>
      </w:r>
    </w:p>
    <w:p w14:paraId="22F0CA40" w14:textId="5457DC52" w:rsidR="00293853" w:rsidRDefault="00293853" w:rsidP="00293853"/>
    <w:p w14:paraId="49AC13C0" w14:textId="55D78CE5" w:rsidR="00293853" w:rsidRDefault="00293853" w:rsidP="00293853"/>
    <w:p w14:paraId="1D58B9F5" w14:textId="77777777" w:rsidR="00293853" w:rsidRDefault="00293853" w:rsidP="00293853"/>
    <w:p w14:paraId="28A4D644" w14:textId="43199324" w:rsidR="0034316F" w:rsidRDefault="00D506C3" w:rsidP="00EF3932">
      <w:pPr>
        <w:pStyle w:val="Heading1"/>
      </w:pPr>
      <w:bookmarkStart w:id="50" w:name="_Toc139391417"/>
      <w:r>
        <w:lastRenderedPageBreak/>
        <w:t>3</w:t>
      </w:r>
      <w:r w:rsidR="0034316F">
        <w:t>. References</w:t>
      </w:r>
      <w:bookmarkEnd w:id="50"/>
    </w:p>
    <w:p w14:paraId="472EA817" w14:textId="77777777" w:rsidR="00EF5C86" w:rsidRPr="00EF5C86" w:rsidRDefault="00EF5C86" w:rsidP="00EF5C86"/>
    <w:p w14:paraId="1EAB5602" w14:textId="186DB085" w:rsidR="00293853" w:rsidRPr="00293853" w:rsidRDefault="00EF5C86" w:rsidP="00293853">
      <w:r>
        <w:t>Al-</w:t>
      </w:r>
      <w:proofErr w:type="spellStart"/>
      <w:r>
        <w:t>Refai</w:t>
      </w:r>
      <w:proofErr w:type="spellEnd"/>
      <w:r>
        <w:t xml:space="preserve">, M. N. Haya, A. </w:t>
      </w:r>
      <w:proofErr w:type="spellStart"/>
      <w:r>
        <w:t>Fawareh</w:t>
      </w:r>
      <w:proofErr w:type="spellEnd"/>
      <w:r>
        <w:t xml:space="preserve"> H. </w:t>
      </w:r>
      <w:proofErr w:type="spellStart"/>
      <w:r>
        <w:t>Khafajeh</w:t>
      </w:r>
      <w:proofErr w:type="spellEnd"/>
      <w:r>
        <w:t xml:space="preserve">, H. H. (2021) "Database as a Service (DBaaS) Challenges and Solutions," 2021 22nd International Arab Conference on Information Technology (ACIT), Muscat, Oman, pp. 1-6 [Online]. Available at </w:t>
      </w:r>
      <w:hyperlink r:id="rId28" w:history="1">
        <w:r>
          <w:rPr>
            <w:rStyle w:val="Hyperlink"/>
          </w:rPr>
          <w:t>https://ieeexplore.ieee.org/document/9677127</w:t>
        </w:r>
      </w:hyperlink>
      <w:r>
        <w:t xml:space="preserve"> (Accessed 27</w:t>
      </w:r>
      <w:r>
        <w:rPr>
          <w:vertAlign w:val="superscript"/>
        </w:rPr>
        <w:t>th</w:t>
      </w:r>
      <w:r>
        <w:t xml:space="preserve"> February 2023).</w:t>
      </w:r>
    </w:p>
    <w:p w14:paraId="2B848B75" w14:textId="77777777" w:rsidR="00293853" w:rsidRDefault="00293853" w:rsidP="00293853">
      <w:r>
        <w:t>Amazon (2023a) ‘</w:t>
      </w:r>
      <w:r w:rsidRPr="00C967D6">
        <w:t>Amazon DynamoDB pricing</w:t>
      </w:r>
      <w:r>
        <w:t xml:space="preserve">’, </w:t>
      </w:r>
      <w:r w:rsidRPr="00C219B8">
        <w:rPr>
          <w:i/>
          <w:iCs/>
        </w:rPr>
        <w:t>Amazon Web Services</w:t>
      </w:r>
      <w:r>
        <w:t xml:space="preserve"> [Online]. Available at </w:t>
      </w:r>
      <w:hyperlink r:id="rId29" w:history="1">
        <w:r w:rsidRPr="003D3E3E">
          <w:rPr>
            <w:rStyle w:val="Hyperlink"/>
          </w:rPr>
          <w:t>https://aws.amazon.com/dynamodb/pricing/</w:t>
        </w:r>
      </w:hyperlink>
      <w:r>
        <w:t xml:space="preserve"> (Accessed 4</w:t>
      </w:r>
      <w:r w:rsidRPr="00C967D6">
        <w:rPr>
          <w:vertAlign w:val="superscript"/>
        </w:rPr>
        <w:t>th</w:t>
      </w:r>
      <w:r>
        <w:t xml:space="preserve"> July 2023).</w:t>
      </w:r>
    </w:p>
    <w:p w14:paraId="16E6DD73" w14:textId="77777777" w:rsidR="00293853" w:rsidRDefault="00293853" w:rsidP="00293853">
      <w:r>
        <w:t xml:space="preserve">Amazon (2023b) ‘Amazon DynamoDB Developer Guide’, </w:t>
      </w:r>
      <w:r w:rsidRPr="00C219B8">
        <w:rPr>
          <w:i/>
          <w:iCs/>
        </w:rPr>
        <w:t>Amazon Web Services</w:t>
      </w:r>
      <w:r>
        <w:t xml:space="preserve"> [Online]. Available at </w:t>
      </w:r>
      <w:hyperlink r:id="rId30" w:history="1">
        <w:r w:rsidRPr="003D3E3E">
          <w:rPr>
            <w:rStyle w:val="Hyperlink"/>
          </w:rPr>
          <w:t>https://docs.aws.amazon.com/amazondynamodb/latest/developerguide/Introduction.html</w:t>
        </w:r>
      </w:hyperlink>
      <w:r>
        <w:t xml:space="preserve"> (Accessed 4</w:t>
      </w:r>
      <w:r w:rsidRPr="00910CEE">
        <w:rPr>
          <w:vertAlign w:val="superscript"/>
        </w:rPr>
        <w:t>th</w:t>
      </w:r>
      <w:r>
        <w:t xml:space="preserve"> July 2023).</w:t>
      </w:r>
    </w:p>
    <w:p w14:paraId="31CA455E" w14:textId="77777777" w:rsidR="00293853" w:rsidRDefault="00293853" w:rsidP="00293853">
      <w:r>
        <w:t xml:space="preserve">Amazon (2023c) ‘Amazon API Gateway Developer Guide’, </w:t>
      </w:r>
      <w:r w:rsidRPr="00C219B8">
        <w:rPr>
          <w:i/>
          <w:iCs/>
        </w:rPr>
        <w:t>Amazon Web Services</w:t>
      </w:r>
      <w:r>
        <w:t xml:space="preserve"> [Online]. Available at </w:t>
      </w:r>
      <w:hyperlink r:id="rId31" w:history="1">
        <w:r w:rsidRPr="003D3E3E">
          <w:rPr>
            <w:rStyle w:val="Hyperlink"/>
          </w:rPr>
          <w:t>https://docs.aws.amazon.com/apigateway/latest/developerguide/welcome.html</w:t>
        </w:r>
      </w:hyperlink>
      <w:r>
        <w:t xml:space="preserve"> (Accessed 4</w:t>
      </w:r>
      <w:r w:rsidRPr="00AA58E1">
        <w:rPr>
          <w:vertAlign w:val="superscript"/>
        </w:rPr>
        <w:t>th</w:t>
      </w:r>
      <w:r>
        <w:t xml:space="preserve"> July 2023).</w:t>
      </w:r>
    </w:p>
    <w:p w14:paraId="37D3F0A7" w14:textId="77777777" w:rsidR="00293853" w:rsidRDefault="00293853" w:rsidP="00293853">
      <w:r>
        <w:t xml:space="preserve">Amazon (2023d) ‘Hardcoded credentials’, </w:t>
      </w:r>
      <w:r w:rsidRPr="00C219B8">
        <w:rPr>
          <w:i/>
          <w:iCs/>
        </w:rPr>
        <w:t>Amazon Web Services</w:t>
      </w:r>
      <w:r>
        <w:t xml:space="preserve"> [Online]. Available at </w:t>
      </w:r>
      <w:hyperlink r:id="rId32" w:history="1">
        <w:r w:rsidRPr="00D332E8">
          <w:rPr>
            <w:rStyle w:val="Hyperlink"/>
          </w:rPr>
          <w:t>https://docs.aws.amazon.com/codeguru/detector-library/python/hardcoded-credentials/</w:t>
        </w:r>
      </w:hyperlink>
      <w:r>
        <w:t xml:space="preserve"> (Accessed 4</w:t>
      </w:r>
      <w:r w:rsidRPr="00C219B8">
        <w:rPr>
          <w:vertAlign w:val="superscript"/>
        </w:rPr>
        <w:t>th</w:t>
      </w:r>
      <w:r>
        <w:t xml:space="preserve"> July 2023).</w:t>
      </w:r>
    </w:p>
    <w:p w14:paraId="58C417C6" w14:textId="77777777" w:rsidR="00293853" w:rsidRDefault="00293853" w:rsidP="00293853">
      <w:r>
        <w:t xml:space="preserve">Amazon (2023e) ‘AWS SDK for JavaScript Developer Guide for SDK v2’, Amazon Web Services [Online]. Available at </w:t>
      </w:r>
      <w:hyperlink r:id="rId33" w:history="1">
        <w:r w:rsidRPr="003D3E3E">
          <w:rPr>
            <w:rStyle w:val="Hyperlink"/>
          </w:rPr>
          <w:t>https://docs.aws.amazon.com/sdk-for-javascript/v2/developer-guide/welcome.html</w:t>
        </w:r>
      </w:hyperlink>
      <w:r>
        <w:t xml:space="preserve"> (Accessed 4</w:t>
      </w:r>
      <w:r w:rsidRPr="0035290A">
        <w:rPr>
          <w:vertAlign w:val="superscript"/>
        </w:rPr>
        <w:t>th</w:t>
      </w:r>
      <w:r>
        <w:t xml:space="preserve"> July 2023).</w:t>
      </w:r>
    </w:p>
    <w:p w14:paraId="75D0F05A" w14:textId="77777777" w:rsidR="00293853" w:rsidRDefault="00293853" w:rsidP="00293853">
      <w:r>
        <w:t xml:space="preserve">Amazon (2023f) ‘AWS SDK for JavaScript Developer Guide for SDK version 3’, Amazon Web Services [Online]. Available at </w:t>
      </w:r>
      <w:hyperlink r:id="rId34" w:history="1">
        <w:r w:rsidRPr="003D3E3E">
          <w:rPr>
            <w:rStyle w:val="Hyperlink"/>
          </w:rPr>
          <w:t>https://docs.aws.amazon.com/sdk-for-javascript/v3/developer-guide/welcome.html</w:t>
        </w:r>
      </w:hyperlink>
      <w:r>
        <w:t xml:space="preserve"> (Accessed 4</w:t>
      </w:r>
      <w:r w:rsidRPr="0035290A">
        <w:rPr>
          <w:vertAlign w:val="superscript"/>
        </w:rPr>
        <w:t>th</w:t>
      </w:r>
      <w:r>
        <w:t xml:space="preserve"> July 2023).</w:t>
      </w:r>
    </w:p>
    <w:p w14:paraId="35A0F86A" w14:textId="1800D780" w:rsidR="00293853" w:rsidRDefault="00293853" w:rsidP="00293853">
      <w:r>
        <w:t xml:space="preserve">Amazon (2023g), ‘What is Amazon Relational Database Service (Amazon RDS)?’, Amazon Web Services [Online]. Available at </w:t>
      </w:r>
      <w:hyperlink r:id="rId35" w:history="1">
        <w:r>
          <w:rPr>
            <w:rStyle w:val="Hyperlink"/>
          </w:rPr>
          <w:t>https://docs.aws.amazon.com/AmazonRDS/latest/UserGuide/Welcome.html</w:t>
        </w:r>
      </w:hyperlink>
      <w:r>
        <w:t xml:space="preserve"> (Accessed 27</w:t>
      </w:r>
      <w:r>
        <w:rPr>
          <w:vertAlign w:val="superscript"/>
        </w:rPr>
        <w:t>th</w:t>
      </w:r>
      <w:r>
        <w:t xml:space="preserve"> February 2023).</w:t>
      </w:r>
    </w:p>
    <w:p w14:paraId="73580943" w14:textId="5CB46274" w:rsidR="00EF5C86" w:rsidRPr="00293853" w:rsidRDefault="00EF5C86" w:rsidP="00293853">
      <w:proofErr w:type="spellStart"/>
      <w:r>
        <w:t>Beidler</w:t>
      </w:r>
      <w:proofErr w:type="spellEnd"/>
      <w:r>
        <w:t xml:space="preserve">, J. (2015) “Cloud computing: challenges, limitations and R&amp;D solutions." CHOICE: Current Reviews for Academic Libraries, vol. 52, no. 9, p. 1539. Gale Academic OneFile [Online]. </w:t>
      </w:r>
      <w:hyperlink r:id="rId36" w:history="1">
        <w:r>
          <w:rPr>
            <w:rStyle w:val="Hyperlink"/>
          </w:rPr>
          <w:t>https://go-gale-com.libezproxy.open.ac.uk/ps/i.do?p=AONE&amp;u=tou&amp;id=GALE|A416402592&amp;v=2.1&amp;it=r</w:t>
        </w:r>
      </w:hyperlink>
      <w:r>
        <w:rPr>
          <w:rStyle w:val="Hyperlink"/>
        </w:rPr>
        <w:t xml:space="preserve"> </w:t>
      </w:r>
      <w:r>
        <w:t>(Accessed 27</w:t>
      </w:r>
      <w:r>
        <w:rPr>
          <w:vertAlign w:val="superscript"/>
        </w:rPr>
        <w:t>th</w:t>
      </w:r>
      <w:r>
        <w:t xml:space="preserve"> February 2023).</w:t>
      </w:r>
    </w:p>
    <w:p w14:paraId="08ADDB92" w14:textId="38F19ED6" w:rsidR="00293853" w:rsidRDefault="00293853" w:rsidP="00293853">
      <w:r w:rsidRPr="00937854">
        <w:t>Configure, Debug and Install OpenStack Trove</w:t>
      </w:r>
      <w:r>
        <w:t xml:space="preserve"> (2016) YouTube video, added by </w:t>
      </w:r>
      <w:proofErr w:type="spellStart"/>
      <w:r>
        <w:t>OpenInfra</w:t>
      </w:r>
      <w:proofErr w:type="spellEnd"/>
      <w:r>
        <w:t xml:space="preserve"> Foundation [Online]. Available at </w:t>
      </w:r>
      <w:hyperlink r:id="rId37" w:history="1">
        <w:r w:rsidRPr="003D3E3E">
          <w:rPr>
            <w:rStyle w:val="Hyperlink"/>
          </w:rPr>
          <w:t>https://www.youtube.com/watch?v=hUBcAaybepA&amp;t=2s&amp;ab_channel=OpenInfraFoundation</w:t>
        </w:r>
      </w:hyperlink>
      <w:r>
        <w:t xml:space="preserve"> (Accessed 4</w:t>
      </w:r>
      <w:r w:rsidRPr="00937854">
        <w:rPr>
          <w:vertAlign w:val="superscript"/>
        </w:rPr>
        <w:t>th</w:t>
      </w:r>
      <w:r>
        <w:t xml:space="preserve"> July 2023).</w:t>
      </w:r>
    </w:p>
    <w:p w14:paraId="28675541" w14:textId="2D1E852C" w:rsidR="00EF5C86" w:rsidRDefault="00EF5C86" w:rsidP="00293853">
      <w:r>
        <w:t xml:space="preserve">CSS Tutorial – Full Course for Beginners (2022) YouTube video, added by freeCodeCamp.org [Online]. Available at </w:t>
      </w:r>
      <w:hyperlink r:id="rId38" w:history="1">
        <w:r w:rsidRPr="006C3CA5">
          <w:rPr>
            <w:rStyle w:val="Hyperlink"/>
          </w:rPr>
          <w:t>https://www.youtube.com/watch?v=OXGznpKZ_sA&amp;t=11054s</w:t>
        </w:r>
      </w:hyperlink>
      <w:r>
        <w:t xml:space="preserve"> (Accessed 29</w:t>
      </w:r>
      <w:r w:rsidRPr="00F17B81">
        <w:rPr>
          <w:vertAlign w:val="superscript"/>
        </w:rPr>
        <w:t>th</w:t>
      </w:r>
      <w:r>
        <w:t xml:space="preserve"> April 2023).</w:t>
      </w:r>
    </w:p>
    <w:p w14:paraId="3E952D2A" w14:textId="48415D36" w:rsidR="00293853" w:rsidRPr="00293853" w:rsidRDefault="00293853" w:rsidP="00293853">
      <w:r>
        <w:t xml:space="preserve">Deshpande, T. (2015) </w:t>
      </w:r>
      <w:r w:rsidRPr="00280E05">
        <w:rPr>
          <w:i/>
          <w:iCs/>
        </w:rPr>
        <w:t xml:space="preserve">DynamoDB Cookbook </w:t>
      </w:r>
      <w:r>
        <w:t xml:space="preserve">[Online], Birmingham, </w:t>
      </w:r>
      <w:proofErr w:type="spellStart"/>
      <w:r>
        <w:t>Packt</w:t>
      </w:r>
      <w:proofErr w:type="spellEnd"/>
      <w:r>
        <w:t xml:space="preserve"> Publishing. Available at </w:t>
      </w:r>
      <w:hyperlink r:id="rId39" w:history="1">
        <w:r w:rsidRPr="003D3E3E">
          <w:rPr>
            <w:rStyle w:val="Hyperlink"/>
          </w:rPr>
          <w:t>https://library-</w:t>
        </w:r>
        <w:r w:rsidRPr="003D3E3E">
          <w:rPr>
            <w:rStyle w:val="Hyperlink"/>
          </w:rPr>
          <w:lastRenderedPageBreak/>
          <w:t>search.open.ac.uk/permalink/44OPN_INST/j6vapu/cdi_safari_books_v2_9781784393755</w:t>
        </w:r>
      </w:hyperlink>
      <w:r>
        <w:t xml:space="preserve"> (Accessed 4</w:t>
      </w:r>
      <w:r w:rsidRPr="00280E05">
        <w:rPr>
          <w:vertAlign w:val="superscript"/>
        </w:rPr>
        <w:t>th</w:t>
      </w:r>
      <w:r>
        <w:t xml:space="preserve"> July 2023).</w:t>
      </w:r>
    </w:p>
    <w:p w14:paraId="559689FC" w14:textId="1D535ABE" w:rsidR="00EE63DE" w:rsidRDefault="0088200C" w:rsidP="005B46B7">
      <w:r>
        <w:t>McAuley, P</w:t>
      </w:r>
      <w:r w:rsidR="00A1386D">
        <w:t>.</w:t>
      </w:r>
      <w:r>
        <w:t xml:space="preserve"> (2022) ‘</w:t>
      </w:r>
      <w:r w:rsidRPr="0088200C">
        <w:t>Trans lives 'at risk' in Liverpool, say support group claims</w:t>
      </w:r>
      <w:r>
        <w:t xml:space="preserve">’, </w:t>
      </w:r>
      <w:r w:rsidRPr="00A1386D">
        <w:rPr>
          <w:i/>
          <w:iCs/>
        </w:rPr>
        <w:t>Liverpool Echo</w:t>
      </w:r>
      <w:r>
        <w:t>, 24</w:t>
      </w:r>
      <w:r w:rsidRPr="0088200C">
        <w:rPr>
          <w:vertAlign w:val="superscript"/>
        </w:rPr>
        <w:t>th</w:t>
      </w:r>
      <w:r>
        <w:t xml:space="preserve"> November [Online]. Available at </w:t>
      </w:r>
      <w:hyperlink r:id="rId40" w:history="1">
        <w:r w:rsidRPr="00691F30">
          <w:rPr>
            <w:rStyle w:val="Hyperlink"/>
          </w:rPr>
          <w:t>https://www.liverpoolecho.co.uk/news/liverpool-news/trans-lives-at-risk-liverpool-25594158</w:t>
        </w:r>
      </w:hyperlink>
      <w:r>
        <w:t xml:space="preserve"> (Accessed 4</w:t>
      </w:r>
      <w:r w:rsidRPr="0088200C">
        <w:rPr>
          <w:vertAlign w:val="superscript"/>
        </w:rPr>
        <w:t>th</w:t>
      </w:r>
      <w:r>
        <w:t xml:space="preserve"> July 2023).</w:t>
      </w:r>
    </w:p>
    <w:p w14:paraId="0F1C5555" w14:textId="77777777" w:rsidR="00EF5C86" w:rsidRDefault="00A1386D" w:rsidP="00EF5C86">
      <w:proofErr w:type="spellStart"/>
      <w:r>
        <w:t>Hansford</w:t>
      </w:r>
      <w:proofErr w:type="spellEnd"/>
      <w:r>
        <w:t>, A. (2023) ‘</w:t>
      </w:r>
      <w:r w:rsidRPr="00A1386D">
        <w:t xml:space="preserve">Trans rights protester met with Nazis at </w:t>
      </w:r>
      <w:proofErr w:type="spellStart"/>
      <w:r w:rsidRPr="00A1386D">
        <w:t>Posie</w:t>
      </w:r>
      <w:proofErr w:type="spellEnd"/>
      <w:r w:rsidRPr="00A1386D">
        <w:t xml:space="preserve"> Parker rally recounts ‘terrifying chaos’</w:t>
      </w:r>
      <w:r>
        <w:t xml:space="preserve">’, </w:t>
      </w:r>
      <w:r w:rsidRPr="00A1386D">
        <w:rPr>
          <w:i/>
          <w:iCs/>
        </w:rPr>
        <w:t>Pink News</w:t>
      </w:r>
      <w:r>
        <w:t>, 24</w:t>
      </w:r>
      <w:r w:rsidRPr="00A1386D">
        <w:rPr>
          <w:vertAlign w:val="superscript"/>
        </w:rPr>
        <w:t>th</w:t>
      </w:r>
      <w:r>
        <w:t xml:space="preserve"> March [Online]. Available at </w:t>
      </w:r>
      <w:hyperlink r:id="rId41" w:history="1">
        <w:r w:rsidRPr="003D3E3E">
          <w:rPr>
            <w:rStyle w:val="Hyperlink"/>
          </w:rPr>
          <w:t>https://www.thepinknews.com/2023/03/24/lilah-lilahrpg-posie-parker-kellie-jay-keen-minshull/</w:t>
        </w:r>
      </w:hyperlink>
      <w:r>
        <w:t xml:space="preserve"> (Accessed 4</w:t>
      </w:r>
      <w:r w:rsidRPr="00A1386D">
        <w:rPr>
          <w:vertAlign w:val="superscript"/>
        </w:rPr>
        <w:t>th</w:t>
      </w:r>
      <w:r>
        <w:t xml:space="preserve"> July 2023).</w:t>
      </w:r>
      <w:r w:rsidR="00293853" w:rsidRPr="00293853">
        <w:t xml:space="preserve"> </w:t>
      </w:r>
    </w:p>
    <w:p w14:paraId="21F84D48" w14:textId="4D0246F0" w:rsidR="00EF5C86" w:rsidRDefault="00EF5C86" w:rsidP="00EF5C86">
      <w:r>
        <w:t xml:space="preserve">HERE (2023) </w:t>
      </w:r>
      <w:r w:rsidRPr="00C219B8">
        <w:rPr>
          <w:i/>
          <w:iCs/>
        </w:rPr>
        <w:t>HERE Developer</w:t>
      </w:r>
      <w:r>
        <w:t xml:space="preserve"> [Online]. Available at </w:t>
      </w:r>
      <w:hyperlink r:id="rId42" w:history="1">
        <w:r w:rsidRPr="003D3E3E">
          <w:rPr>
            <w:rStyle w:val="Hyperlink"/>
          </w:rPr>
          <w:t>https://developer.here.com/documentation/examples/maps-js</w:t>
        </w:r>
      </w:hyperlink>
      <w:r>
        <w:t xml:space="preserve"> (Accessed 4th July 2023).</w:t>
      </w:r>
    </w:p>
    <w:p w14:paraId="1F0AD455" w14:textId="2F7AAA46" w:rsidR="00293853" w:rsidRDefault="00EF5C86" w:rsidP="00293853">
      <w:r>
        <w:t>Hughes, B. (2012) Project Management for IT-Related Projects Second edition, Swindon, BCD Learning &amp; Development Ltd.</w:t>
      </w:r>
    </w:p>
    <w:p w14:paraId="277A2B86" w14:textId="77777777" w:rsidR="00EF5C86" w:rsidRDefault="00EF5C86" w:rsidP="00EF5C86">
      <w:proofErr w:type="spellStart"/>
      <w:r>
        <w:t>McFedries</w:t>
      </w:r>
      <w:proofErr w:type="spellEnd"/>
      <w:r>
        <w:t xml:space="preserve">, P. (2019) Web Design Playground: HTML and CSS the Interactive Way [Online]. New York, Manning Publications Co. LLC. Available at </w:t>
      </w:r>
      <w:hyperlink r:id="rId43" w:history="1">
        <w:r w:rsidRPr="001407B3">
          <w:rPr>
            <w:rStyle w:val="Hyperlink"/>
          </w:rPr>
          <w:t>https://learning-oreilly-com.libezproxy.open.ac.uk/library/view/web-design-playground/9781617294402/OEBPS/Text/f01.xhtml</w:t>
        </w:r>
      </w:hyperlink>
      <w:r>
        <w:t xml:space="preserve"> (Accessed 29</w:t>
      </w:r>
      <w:r w:rsidRPr="00EB05E7">
        <w:rPr>
          <w:vertAlign w:val="superscript"/>
        </w:rPr>
        <w:t>th</w:t>
      </w:r>
      <w:r>
        <w:t xml:space="preserve"> April 2023).</w:t>
      </w:r>
    </w:p>
    <w:p w14:paraId="1AACAE9C" w14:textId="14E47AF0" w:rsidR="00EF5C86" w:rsidRDefault="00EF5C86" w:rsidP="00EF5C86">
      <w:r>
        <w:t xml:space="preserve">Mehak, F. Masood, R. Ghazi, Y. Shibli, A. Khan, S. (2014) Security Aspects of Database-as-a-Service (DBaaS) in Cloud Computing: Challenges, Limitations and R&amp;D Solutions [Online]. Available at </w:t>
      </w:r>
      <w:hyperlink r:id="rId44" w:history="1">
        <w:r>
          <w:rPr>
            <w:rStyle w:val="Hyperlink"/>
          </w:rPr>
          <w:t>https://www.researchgate.net/publication/278712662_Security_Aspects_of_Database-as-a-Service_DBaaS_in_Cloud_Computing</w:t>
        </w:r>
      </w:hyperlink>
      <w:r>
        <w:t xml:space="preserve"> (Accessed 27</w:t>
      </w:r>
      <w:r>
        <w:rPr>
          <w:vertAlign w:val="superscript"/>
        </w:rPr>
        <w:t>th</w:t>
      </w:r>
      <w:r>
        <w:t xml:space="preserve"> February 2023).</w:t>
      </w:r>
    </w:p>
    <w:p w14:paraId="0FE30770" w14:textId="1C4D1910" w:rsidR="00EF5C86" w:rsidRDefault="00EF5C86" w:rsidP="00293853">
      <w:proofErr w:type="spellStart"/>
      <w:r>
        <w:t>Meiert</w:t>
      </w:r>
      <w:proofErr w:type="spellEnd"/>
      <w:r>
        <w:t xml:space="preserve">, J O. (2015), </w:t>
      </w:r>
      <w:r w:rsidRPr="00371556">
        <w:rPr>
          <w:i/>
          <w:iCs/>
        </w:rPr>
        <w:t>The Little Book of HTML/CSS Coding Guidelines</w:t>
      </w:r>
      <w:r w:rsidRPr="00371556">
        <w:t xml:space="preserve"> </w:t>
      </w:r>
      <w:r>
        <w:t xml:space="preserve">[Online]. O’Reilly Media Inc. Available at </w:t>
      </w:r>
      <w:hyperlink r:id="rId45" w:history="1">
        <w:r w:rsidRPr="006C3CA5">
          <w:rPr>
            <w:rStyle w:val="Hyperlink"/>
          </w:rPr>
          <w:t>https://learning-oreilly-com.libezproxy.open.ac.uk/library/view/the-little-book/9781492048459/</w:t>
        </w:r>
      </w:hyperlink>
      <w:r>
        <w:t xml:space="preserve"> (Accessed 29</w:t>
      </w:r>
      <w:r w:rsidRPr="00220FB4">
        <w:rPr>
          <w:vertAlign w:val="superscript"/>
        </w:rPr>
        <w:t>th</w:t>
      </w:r>
      <w:r>
        <w:t xml:space="preserve"> April 2023).</w:t>
      </w:r>
    </w:p>
    <w:p w14:paraId="080D02C0" w14:textId="164BD58B" w:rsidR="00EF5C86" w:rsidRDefault="00EF5C86" w:rsidP="00293853">
      <w:r>
        <w:t xml:space="preserve">Nilsson, P &amp; </w:t>
      </w:r>
      <w:proofErr w:type="spellStart"/>
      <w:r w:rsidRPr="00805A38">
        <w:t>Fagerström</w:t>
      </w:r>
      <w:proofErr w:type="spellEnd"/>
      <w:r>
        <w:t xml:space="preserve">, B (2006) ‘Managing stakeholder requirements in a product modelling system’, Computers in Industry, vol. 57, no. 2, pp. 167-177 [Online]. Available at </w:t>
      </w:r>
      <w:hyperlink r:id="rId46" w:history="1">
        <w:r w:rsidRPr="00344AD2">
          <w:rPr>
            <w:rStyle w:val="Hyperlink"/>
          </w:rPr>
          <w:t>https://www.sciencedirect.com/science/article/pii/S0166361505001053</w:t>
        </w:r>
      </w:hyperlink>
      <w:r>
        <w:t xml:space="preserve"> (Accessed 29</w:t>
      </w:r>
      <w:r w:rsidRPr="003341C1">
        <w:rPr>
          <w:vertAlign w:val="superscript"/>
        </w:rPr>
        <w:t>th</w:t>
      </w:r>
      <w:r>
        <w:t xml:space="preserve"> April 2023).</w:t>
      </w:r>
    </w:p>
    <w:p w14:paraId="111E3474" w14:textId="49C81C07" w:rsidR="00293853" w:rsidRDefault="00293853" w:rsidP="00293853">
      <w:proofErr w:type="spellStart"/>
      <w:r>
        <w:t>OpenInfra</w:t>
      </w:r>
      <w:proofErr w:type="spellEnd"/>
      <w:r>
        <w:t xml:space="preserve"> Foundation (n.d.) </w:t>
      </w:r>
      <w:proofErr w:type="spellStart"/>
      <w:r>
        <w:t>OpenInfra</w:t>
      </w:r>
      <w:proofErr w:type="spellEnd"/>
      <w:r>
        <w:t xml:space="preserve"> Foundation [Online]. Available at </w:t>
      </w:r>
      <w:hyperlink r:id="rId47" w:history="1">
        <w:r w:rsidRPr="003D3E3E">
          <w:rPr>
            <w:rStyle w:val="Hyperlink"/>
          </w:rPr>
          <w:t>https://openinfra.dev/about/</w:t>
        </w:r>
      </w:hyperlink>
      <w:r>
        <w:t xml:space="preserve"> (Accessed 4</w:t>
      </w:r>
      <w:r w:rsidRPr="00937854">
        <w:rPr>
          <w:vertAlign w:val="superscript"/>
        </w:rPr>
        <w:t>th</w:t>
      </w:r>
      <w:r>
        <w:t xml:space="preserve"> July 2023).</w:t>
      </w:r>
    </w:p>
    <w:p w14:paraId="1CE8093E" w14:textId="7CB3C7B1" w:rsidR="00EF5C86" w:rsidRDefault="00EF5C86" w:rsidP="00293853">
      <w:r>
        <w:t xml:space="preserve">OpenStack (2020), ‘Welcome to Trove’s documentation!’, [Online]. Available at </w:t>
      </w:r>
      <w:hyperlink r:id="rId48" w:history="1">
        <w:r>
          <w:rPr>
            <w:rStyle w:val="Hyperlink"/>
          </w:rPr>
          <w:t>https://docs.openstack.org/trove/latest/</w:t>
        </w:r>
      </w:hyperlink>
      <w:r>
        <w:t xml:space="preserve"> (Accessed 27</w:t>
      </w:r>
      <w:r>
        <w:rPr>
          <w:vertAlign w:val="superscript"/>
        </w:rPr>
        <w:t>th</w:t>
      </w:r>
      <w:r>
        <w:t xml:space="preserve"> February 2023).</w:t>
      </w:r>
    </w:p>
    <w:p w14:paraId="65FD4A05" w14:textId="1A88B877" w:rsidR="0088200C" w:rsidRDefault="00293853" w:rsidP="005B46B7">
      <w:r w:rsidRPr="009D37AF">
        <w:t>OpenStack Tutorial – Operate Your Own Private Cloud (Full Course)</w:t>
      </w:r>
      <w:r>
        <w:t xml:space="preserve"> (2022) YouTube video, added by freeCodeCamp.org [Online]. Available at </w:t>
      </w:r>
      <w:hyperlink r:id="rId49" w:history="1">
        <w:r w:rsidRPr="003D3E3E">
          <w:rPr>
            <w:rStyle w:val="Hyperlink"/>
          </w:rPr>
          <w:t>https://www.youtube.com/watch?v=_gWfFEuert8&amp;t=1203s&amp;ab_channel=freeCodeCamp.org</w:t>
        </w:r>
      </w:hyperlink>
      <w:r>
        <w:t xml:space="preserve"> (Accessed 4</w:t>
      </w:r>
      <w:r w:rsidRPr="009D37AF">
        <w:rPr>
          <w:vertAlign w:val="superscript"/>
        </w:rPr>
        <w:t>th</w:t>
      </w:r>
      <w:r>
        <w:t xml:space="preserve"> July 2023).</w:t>
      </w:r>
    </w:p>
    <w:p w14:paraId="0A196DD3" w14:textId="245072F5" w:rsidR="00EF5C86" w:rsidRDefault="00EF5C86" w:rsidP="005B46B7">
      <w:r>
        <w:t xml:space="preserve">The Open University (2014) </w:t>
      </w:r>
      <w:r w:rsidRPr="00C13D7A">
        <w:rPr>
          <w:i/>
          <w:iCs/>
        </w:rPr>
        <w:t>TM354: Software Engineering Block 1 Units 1-4 From domain to requirements</w:t>
      </w:r>
      <w:r>
        <w:t>, Milton Keynes, The Open University.</w:t>
      </w:r>
    </w:p>
    <w:p w14:paraId="08E73C51" w14:textId="77777777" w:rsidR="00EF5C86" w:rsidRDefault="00EF5C86" w:rsidP="00EF5C86">
      <w:pPr>
        <w:spacing w:before="240"/>
      </w:pPr>
      <w:r>
        <w:t>The Open University (2023a) ‘</w:t>
      </w:r>
      <w:r w:rsidRPr="009F16D3">
        <w:t>Appendix A Guidelines for conducting research with human participants</w:t>
      </w:r>
      <w:r>
        <w:t xml:space="preserve">’, </w:t>
      </w:r>
      <w:r w:rsidRPr="00592F8E">
        <w:rPr>
          <w:i/>
          <w:iCs/>
        </w:rPr>
        <w:t>TM470: Legal, Social, Ethical and Professional issues</w:t>
      </w:r>
      <w:r>
        <w:t xml:space="preserve"> [Online]. Available at </w:t>
      </w:r>
      <w:hyperlink r:id="rId50" w:history="1">
        <w:r w:rsidRPr="003D3E3E">
          <w:rPr>
            <w:rStyle w:val="Hyperlink"/>
          </w:rPr>
          <w:t>https://learn1.open.ac.uk/mod/oucontent/view.php?id=15025&amp;section=7.3</w:t>
        </w:r>
      </w:hyperlink>
      <w:r>
        <w:t xml:space="preserve"> (Accessed 4</w:t>
      </w:r>
      <w:r w:rsidRPr="00592F8E">
        <w:rPr>
          <w:vertAlign w:val="superscript"/>
        </w:rPr>
        <w:t>th</w:t>
      </w:r>
      <w:r>
        <w:t xml:space="preserve"> July 2023).</w:t>
      </w:r>
    </w:p>
    <w:p w14:paraId="604734B8" w14:textId="3D56EDCE" w:rsidR="00EF5C86" w:rsidRDefault="00EF5C86" w:rsidP="00EF5C86">
      <w:pPr>
        <w:spacing w:before="240"/>
      </w:pPr>
      <w:r>
        <w:t>The Open University (2023b) ‘</w:t>
      </w:r>
      <w:r w:rsidRPr="00B4087F">
        <w:t>3.2 Risk assessment</w:t>
      </w:r>
      <w:r>
        <w:t xml:space="preserve">’, </w:t>
      </w:r>
      <w:r w:rsidRPr="00B4087F">
        <w:rPr>
          <w:i/>
          <w:iCs/>
        </w:rPr>
        <w:t>TM470: Choosing a Lifecycle Model</w:t>
      </w:r>
      <w:r>
        <w:t xml:space="preserve"> [Online]. Available at </w:t>
      </w:r>
      <w:hyperlink r:id="rId51" w:history="1">
        <w:r w:rsidRPr="003D3E3E">
          <w:rPr>
            <w:rStyle w:val="Hyperlink"/>
          </w:rPr>
          <w:t>https://learn2.open.ac.uk/mod/oucontent/view.php?id=2067003&amp;section=3.2</w:t>
        </w:r>
      </w:hyperlink>
      <w:r>
        <w:t xml:space="preserve"> (Accessed 4</w:t>
      </w:r>
      <w:r w:rsidRPr="00B4087F">
        <w:rPr>
          <w:vertAlign w:val="superscript"/>
        </w:rPr>
        <w:t>th</w:t>
      </w:r>
      <w:r>
        <w:t xml:space="preserve"> July 2023).</w:t>
      </w:r>
    </w:p>
    <w:p w14:paraId="22DEDF9B" w14:textId="26CAB127" w:rsidR="00293853" w:rsidRDefault="00A1386D" w:rsidP="005B46B7">
      <w:proofErr w:type="spellStart"/>
      <w:r>
        <w:t>O’Thomson</w:t>
      </w:r>
      <w:proofErr w:type="spellEnd"/>
      <w:r>
        <w:t>, J. (2023) ‘</w:t>
      </w:r>
      <w:r w:rsidRPr="00A1386D">
        <w:t xml:space="preserve">Exclusive: The Truth About the </w:t>
      </w:r>
      <w:proofErr w:type="gramStart"/>
      <w:r w:rsidRPr="00A1386D">
        <w:t>Far Right</w:t>
      </w:r>
      <w:proofErr w:type="gramEnd"/>
      <w:r w:rsidRPr="00A1386D">
        <w:t xml:space="preserve"> Attack on Honor Oak</w:t>
      </w:r>
      <w:r>
        <w:t xml:space="preserve">’, </w:t>
      </w:r>
      <w:r w:rsidRPr="0000388F">
        <w:rPr>
          <w:i/>
          <w:iCs/>
        </w:rPr>
        <w:t>Trans Safety Network</w:t>
      </w:r>
      <w:r>
        <w:t>, 27</w:t>
      </w:r>
      <w:r w:rsidRPr="00A1386D">
        <w:rPr>
          <w:vertAlign w:val="superscript"/>
        </w:rPr>
        <w:t>th</w:t>
      </w:r>
      <w:r>
        <w:t xml:space="preserve"> June [Online]. Available at </w:t>
      </w:r>
      <w:hyperlink r:id="rId52" w:history="1">
        <w:r w:rsidRPr="003D3E3E">
          <w:rPr>
            <w:rStyle w:val="Hyperlink"/>
          </w:rPr>
          <w:t>https://transsafety.network/posts/far-right-attack-on-honour-oak/</w:t>
        </w:r>
      </w:hyperlink>
      <w:r>
        <w:t xml:space="preserve"> (Accessed 4</w:t>
      </w:r>
      <w:r w:rsidRPr="00A1386D">
        <w:rPr>
          <w:vertAlign w:val="superscript"/>
        </w:rPr>
        <w:t>th</w:t>
      </w:r>
      <w:r>
        <w:t xml:space="preserve"> July 2023).</w:t>
      </w:r>
    </w:p>
    <w:p w14:paraId="774DA70B" w14:textId="77777777" w:rsidR="00EF5C86" w:rsidRDefault="00EF5C86" w:rsidP="00EF5C86">
      <w:r>
        <w:t xml:space="preserve">Patil, M. M. </w:t>
      </w:r>
      <w:proofErr w:type="spellStart"/>
      <w:r>
        <w:t>Hanni</w:t>
      </w:r>
      <w:proofErr w:type="spellEnd"/>
      <w:r>
        <w:t xml:space="preserve">, A. </w:t>
      </w:r>
      <w:proofErr w:type="spellStart"/>
      <w:r>
        <w:t>Tejeshwar</w:t>
      </w:r>
      <w:proofErr w:type="spellEnd"/>
      <w:r>
        <w:t xml:space="preserve">, C. H. Patil, P (2017) "A qualitative analysis of the performance of MongoDB vs MySQL database based on insertion and </w:t>
      </w:r>
      <w:proofErr w:type="spellStart"/>
      <w:r>
        <w:t>retriewal</w:t>
      </w:r>
      <w:proofErr w:type="spellEnd"/>
      <w:r>
        <w:t xml:space="preserve"> operations using a web/android application to explore load balancing — </w:t>
      </w:r>
      <w:proofErr w:type="spellStart"/>
      <w:r>
        <w:t>Sharding</w:t>
      </w:r>
      <w:proofErr w:type="spellEnd"/>
      <w:r>
        <w:t xml:space="preserve"> in MongoDB and its advantages," 2017 International Conference on I-SMAC (IoT in Social, Mobile, Analytics and Cloud) (I-SMAC), </w:t>
      </w:r>
      <w:proofErr w:type="spellStart"/>
      <w:r>
        <w:t>Palladam</w:t>
      </w:r>
      <w:proofErr w:type="spellEnd"/>
      <w:r>
        <w:t xml:space="preserve">, India, pp. 325-330 [Online]. Available at </w:t>
      </w:r>
      <w:hyperlink r:id="rId53" w:history="1">
        <w:r>
          <w:rPr>
            <w:rStyle w:val="Hyperlink"/>
          </w:rPr>
          <w:t>https://ieeexplore.ieee.org/document/8058365</w:t>
        </w:r>
      </w:hyperlink>
      <w:r>
        <w:t xml:space="preserve"> (Accessed 27</w:t>
      </w:r>
      <w:r>
        <w:rPr>
          <w:vertAlign w:val="superscript"/>
        </w:rPr>
        <w:t>th</w:t>
      </w:r>
      <w:r>
        <w:t xml:space="preserve"> February 2023).</w:t>
      </w:r>
    </w:p>
    <w:p w14:paraId="48FAF50B" w14:textId="36CA065B" w:rsidR="00EF5C86" w:rsidRDefault="00EF5C86" w:rsidP="005B46B7">
      <w:proofErr w:type="spellStart"/>
      <w:r>
        <w:t>Poljak</w:t>
      </w:r>
      <w:proofErr w:type="spellEnd"/>
      <w:r>
        <w:t xml:space="preserve">, R. </w:t>
      </w:r>
      <w:proofErr w:type="spellStart"/>
      <w:r>
        <w:t>Poščić</w:t>
      </w:r>
      <w:proofErr w:type="spellEnd"/>
      <w:r>
        <w:t xml:space="preserve">, P. </w:t>
      </w:r>
      <w:proofErr w:type="spellStart"/>
      <w:r>
        <w:t>Jakšić</w:t>
      </w:r>
      <w:proofErr w:type="spellEnd"/>
      <w:r>
        <w:t xml:space="preserve">, D. (2017) "Comparative analysis of the selected relational database management systems," 2017 40th International Convention on Information and Communication Technology, Electronics and Microelectronics (MIPRO), </w:t>
      </w:r>
      <w:proofErr w:type="spellStart"/>
      <w:r>
        <w:t>Opatija</w:t>
      </w:r>
      <w:proofErr w:type="spellEnd"/>
      <w:r>
        <w:t xml:space="preserve">, Croatia, pp. 1496-1500 [Online]. Available at </w:t>
      </w:r>
      <w:hyperlink r:id="rId54" w:history="1">
        <w:r>
          <w:rPr>
            <w:rStyle w:val="Hyperlink"/>
          </w:rPr>
          <w:t>https://ieeexplore.ieee.org/document/7973658</w:t>
        </w:r>
      </w:hyperlink>
      <w:r>
        <w:t xml:space="preserve"> (Accessed 27</w:t>
      </w:r>
      <w:r>
        <w:rPr>
          <w:vertAlign w:val="superscript"/>
        </w:rPr>
        <w:t>th</w:t>
      </w:r>
      <w:r>
        <w:t xml:space="preserve"> February 2023).</w:t>
      </w:r>
    </w:p>
    <w:p w14:paraId="7038CF31" w14:textId="764C0212" w:rsidR="00EF5C86" w:rsidRDefault="00EF5C86" w:rsidP="005B46B7">
      <w:r>
        <w:t xml:space="preserve">Regalado, A. (2011) ‘Who Coined ‘Cloud Computing’?’, MIT Technology Review [Online]. Available at </w:t>
      </w:r>
      <w:hyperlink r:id="rId55" w:history="1">
        <w:r>
          <w:rPr>
            <w:rStyle w:val="Hyperlink"/>
          </w:rPr>
          <w:t>https://www.technologyreview.com/2011/10/31/257406/who-coined-cloud-computing/</w:t>
        </w:r>
      </w:hyperlink>
      <w:r>
        <w:t xml:space="preserve"> (Accessed 27</w:t>
      </w:r>
      <w:r>
        <w:rPr>
          <w:vertAlign w:val="superscript"/>
        </w:rPr>
        <w:t>th</w:t>
      </w:r>
      <w:r>
        <w:t xml:space="preserve"> February 2023).</w:t>
      </w:r>
    </w:p>
    <w:p w14:paraId="5CF85ECE" w14:textId="0805D502" w:rsidR="00EF5C86" w:rsidRDefault="00EF5C86" w:rsidP="005B46B7">
      <w:r>
        <w:t xml:space="preserve">Robertson, S &amp; Robertson, J (2006), Mastering the Requirements Process, Second Edition, Boston, Addison-Wesley Professional. Available at </w:t>
      </w:r>
      <w:hyperlink r:id="rId56" w:history="1">
        <w:r w:rsidRPr="00344AD2">
          <w:rPr>
            <w:rStyle w:val="Hyperlink"/>
          </w:rPr>
          <w:t>https://learning-oreilly-com.libezproxy.open.ac.uk/library/view/mastering-the-requirements/0321419499/title.html</w:t>
        </w:r>
      </w:hyperlink>
      <w:r>
        <w:t xml:space="preserve"> (Accessed 29</w:t>
      </w:r>
      <w:r w:rsidRPr="00F17B81">
        <w:rPr>
          <w:vertAlign w:val="superscript"/>
        </w:rPr>
        <w:t>th</w:t>
      </w:r>
      <w:r>
        <w:t xml:space="preserve"> April 2023).</w:t>
      </w:r>
    </w:p>
    <w:p w14:paraId="09425038" w14:textId="4AEDD8A5" w:rsidR="00EF5C86" w:rsidRDefault="00385D02" w:rsidP="00EF5C86">
      <w:pPr>
        <w:spacing w:before="240"/>
      </w:pPr>
      <w:proofErr w:type="spellStart"/>
      <w:r w:rsidRPr="00385D02">
        <w:t>Tankariya</w:t>
      </w:r>
      <w:proofErr w:type="spellEnd"/>
      <w:r w:rsidRPr="00385D02">
        <w:t>, V</w:t>
      </w:r>
      <w:r w:rsidR="00651237">
        <w:t>.</w:t>
      </w:r>
      <w:r w:rsidRPr="00385D02">
        <w:t xml:space="preserve"> and Parmar</w:t>
      </w:r>
      <w:r w:rsidR="00651237">
        <w:t>, B</w:t>
      </w:r>
      <w:r w:rsidRPr="00385D02">
        <w:t>.</w:t>
      </w:r>
      <w:r w:rsidR="00651237">
        <w:t xml:space="preserve"> (2019)</w:t>
      </w:r>
      <w:r w:rsidRPr="00385D02">
        <w:t xml:space="preserve"> </w:t>
      </w:r>
      <w:r w:rsidRPr="00651237">
        <w:rPr>
          <w:i/>
          <w:iCs/>
        </w:rPr>
        <w:t>AWS Certified Developer - Associate Guide : Your One-Stop Solution to Passing the AWS Developer's 2019 (DVA-C01) Certification, 2nd Edition</w:t>
      </w:r>
      <w:r w:rsidR="00651237">
        <w:t xml:space="preserve"> [Online],</w:t>
      </w:r>
      <w:r w:rsidRPr="00385D02">
        <w:t xml:space="preserve"> </w:t>
      </w:r>
      <w:proofErr w:type="spellStart"/>
      <w:r w:rsidRPr="00385D02">
        <w:t>Packt</w:t>
      </w:r>
      <w:proofErr w:type="spellEnd"/>
      <w:r w:rsidRPr="00385D02">
        <w:t xml:space="preserve"> Publishing</w:t>
      </w:r>
      <w:r w:rsidR="00651237">
        <w:t>. Available at</w:t>
      </w:r>
      <w:r w:rsidRPr="00385D02">
        <w:t xml:space="preserve"> </w:t>
      </w:r>
      <w:hyperlink r:id="rId57" w:history="1">
        <w:r w:rsidR="00651237" w:rsidRPr="003D3E3E">
          <w:rPr>
            <w:rStyle w:val="Hyperlink"/>
          </w:rPr>
          <w:t>https://ebookcentral.proquest.com/lib/open/detail.action?docID=5785314</w:t>
        </w:r>
      </w:hyperlink>
      <w:r w:rsidR="00651237">
        <w:t xml:space="preserve"> (Accessed 4</w:t>
      </w:r>
      <w:r w:rsidR="00651237" w:rsidRPr="00651237">
        <w:rPr>
          <w:vertAlign w:val="superscript"/>
        </w:rPr>
        <w:t>th</w:t>
      </w:r>
      <w:r w:rsidR="00651237">
        <w:t xml:space="preserve"> July 2023).</w:t>
      </w:r>
    </w:p>
    <w:p w14:paraId="5074E4CF" w14:textId="54C7466A" w:rsidR="00EF5C86" w:rsidRDefault="00293853" w:rsidP="00293853">
      <w:proofErr w:type="spellStart"/>
      <w:r>
        <w:t>TransLiverpool</w:t>
      </w:r>
      <w:proofErr w:type="spellEnd"/>
      <w:r>
        <w:t xml:space="preserve"> Wiki (2023) </w:t>
      </w:r>
      <w:r w:rsidRPr="00C96A31">
        <w:rPr>
          <w:i/>
          <w:iCs/>
        </w:rPr>
        <w:t>Trans Liverpool Wiki</w:t>
      </w:r>
      <w:r>
        <w:t xml:space="preserve"> [Online], 7</w:t>
      </w:r>
      <w:r w:rsidRPr="00C96A31">
        <w:rPr>
          <w:vertAlign w:val="superscript"/>
        </w:rPr>
        <w:t>th</w:t>
      </w:r>
      <w:r>
        <w:t xml:space="preserve"> April 2022. Available at </w:t>
      </w:r>
      <w:hyperlink r:id="rId58" w:history="1">
        <w:r w:rsidRPr="00344AD2">
          <w:rPr>
            <w:rStyle w:val="Hyperlink"/>
          </w:rPr>
          <w:t>www.transliverpool.com</w:t>
        </w:r>
      </w:hyperlink>
      <w:r>
        <w:t xml:space="preserve"> (Accessed 29</w:t>
      </w:r>
      <w:r w:rsidRPr="00C96A31">
        <w:rPr>
          <w:vertAlign w:val="superscript"/>
        </w:rPr>
        <w:t>th</w:t>
      </w:r>
      <w:r>
        <w:t xml:space="preserve"> April 2023).</w:t>
      </w:r>
    </w:p>
    <w:p w14:paraId="623A2B54" w14:textId="77777777" w:rsidR="00293853" w:rsidRDefault="00293853" w:rsidP="00293853">
      <w:r>
        <w:t xml:space="preserve">W3C (2023) Markup Validation Service [Online]. Available at </w:t>
      </w:r>
      <w:hyperlink r:id="rId59" w:history="1">
        <w:r w:rsidRPr="00293EB6">
          <w:rPr>
            <w:rStyle w:val="Hyperlink"/>
          </w:rPr>
          <w:t>https://validator.w3.org/</w:t>
        </w:r>
      </w:hyperlink>
      <w:r>
        <w:t xml:space="preserve"> (Accessed 1</w:t>
      </w:r>
      <w:r w:rsidRPr="00145B0E">
        <w:rPr>
          <w:vertAlign w:val="superscript"/>
        </w:rPr>
        <w:t>st</w:t>
      </w:r>
      <w:r>
        <w:t xml:space="preserve"> May 2023).</w:t>
      </w:r>
    </w:p>
    <w:p w14:paraId="76604DC8" w14:textId="77777777" w:rsidR="000274E6" w:rsidRDefault="000274E6" w:rsidP="005B46B7"/>
    <w:p w14:paraId="582BA254" w14:textId="17E67C81" w:rsidR="0088200C" w:rsidRDefault="0088200C" w:rsidP="005B46B7"/>
    <w:p w14:paraId="032A7D24" w14:textId="100F83F4" w:rsidR="00BD492D" w:rsidRDefault="00BD492D" w:rsidP="005B46B7"/>
    <w:p w14:paraId="3E45F21F" w14:textId="77777777" w:rsidR="00BD492D" w:rsidRDefault="00BD492D" w:rsidP="005B46B7"/>
    <w:p w14:paraId="232BB7C5" w14:textId="77777777" w:rsidR="00EF5C86" w:rsidRDefault="00EF5C86" w:rsidP="005B46B7"/>
    <w:p w14:paraId="74BFA6AA" w14:textId="5D761E39" w:rsidR="00EE63DE" w:rsidRPr="005B46B7" w:rsidRDefault="00EE63DE" w:rsidP="00EE63DE">
      <w:pPr>
        <w:pStyle w:val="Heading1"/>
      </w:pPr>
      <w:bookmarkStart w:id="51" w:name="_Toc139391418"/>
      <w:r>
        <w:lastRenderedPageBreak/>
        <w:t>4. Appendices</w:t>
      </w:r>
      <w:bookmarkEnd w:id="51"/>
      <w:r>
        <w:t xml:space="preserve"> </w:t>
      </w:r>
    </w:p>
    <w:p w14:paraId="3747A049" w14:textId="568C7EBF" w:rsidR="00DB170E" w:rsidRDefault="00D506C3" w:rsidP="00EE63DE">
      <w:pPr>
        <w:pStyle w:val="Heading2"/>
      </w:pPr>
      <w:bookmarkStart w:id="52" w:name="_Toc139391419"/>
      <w:r>
        <w:t>4</w:t>
      </w:r>
      <w:r w:rsidR="005759DD">
        <w:t>.</w:t>
      </w:r>
      <w:r w:rsidR="00EE63DE">
        <w:t>1</w:t>
      </w:r>
      <w:r w:rsidR="005759DD">
        <w:t xml:space="preserve"> Appendix</w:t>
      </w:r>
      <w:r w:rsidR="00D632DD">
        <w:t xml:space="preserve"> A: Literature Review 1 - DBaaS</w:t>
      </w:r>
      <w:bookmarkEnd w:id="52"/>
    </w:p>
    <w:p w14:paraId="0E23640F" w14:textId="77777777" w:rsidR="00D632DD" w:rsidRDefault="00D47F3E" w:rsidP="00D632DD">
      <w:r>
        <w:t xml:space="preserve"> </w:t>
      </w:r>
      <w:r w:rsidR="00D632DD">
        <w:t xml:space="preserve">The focus of </w:t>
      </w:r>
      <w:r w:rsidR="00D632DD" w:rsidRPr="00B6225F">
        <w:rPr>
          <w:color w:val="00B050"/>
        </w:rPr>
        <w:t>the first</w:t>
      </w:r>
      <w:r w:rsidR="00D632DD">
        <w:t xml:space="preserve"> literature review was on sources relating to databases, </w:t>
      </w:r>
      <w:proofErr w:type="spellStart"/>
      <w:r w:rsidR="00D632DD">
        <w:t>DataBase</w:t>
      </w:r>
      <w:proofErr w:type="spellEnd"/>
      <w:r w:rsidR="00D632DD">
        <w:t xml:space="preserve">-as-a-Service (DBaaS) products and security and privacy issues relating to databases. The database is key to the functioning of the app and </w:t>
      </w:r>
      <w:r w:rsidR="00D632DD" w:rsidRPr="00B6225F">
        <w:rPr>
          <w:color w:val="00B050"/>
        </w:rPr>
        <w:t xml:space="preserve">was </w:t>
      </w:r>
      <w:r w:rsidR="00D632DD">
        <w:t xml:space="preserve">implemented early in development. </w:t>
      </w:r>
      <w:r w:rsidR="00D632DD" w:rsidRPr="006E3626">
        <w:rPr>
          <w:color w:val="00B050"/>
        </w:rPr>
        <w:t>This also will involve work beyond existing skills, since in TM352, the module the project builds on, the database was already setup and provided with the focus on API calls.</w:t>
      </w:r>
      <w:r w:rsidR="00D632DD">
        <w:rPr>
          <w:color w:val="00B050"/>
        </w:rPr>
        <w:t xml:space="preserve"> </w:t>
      </w:r>
      <w:r w:rsidR="00D632DD">
        <w:t xml:space="preserve">The search </w:t>
      </w:r>
      <w:r w:rsidR="00D632DD" w:rsidRPr="006E3626">
        <w:rPr>
          <w:color w:val="00B050"/>
        </w:rPr>
        <w:t xml:space="preserve">considered </w:t>
      </w:r>
      <w:r w:rsidR="00D632DD">
        <w:t>the date that the sources were written, as for some of them there would be a risk of being obsolete, since cloud technology is a relatively recent innovation with the term being coined in 2006 around the release of Amazon Web Services (Regalado, 2011) and has experienced a rapid expansion since then. The source was also considered, with a strong preference given to papers published in journals or from conferences; textbooks; and official documentation.</w:t>
      </w:r>
    </w:p>
    <w:p w14:paraId="7EC2565B" w14:textId="77777777" w:rsidR="00D632DD" w:rsidRDefault="00D632DD" w:rsidP="00D632DD">
      <w:proofErr w:type="spellStart"/>
      <w:r>
        <w:t>Poljak</w:t>
      </w:r>
      <w:proofErr w:type="spellEnd"/>
      <w:r>
        <w:t xml:space="preserve"> et al (2017) compare three popular relational database management systems, MySQL, </w:t>
      </w:r>
      <w:proofErr w:type="gramStart"/>
      <w:r>
        <w:t>PostgreSQL</w:t>
      </w:r>
      <w:proofErr w:type="gramEnd"/>
      <w:r>
        <w:t xml:space="preserve"> and Oracle database 11g using criteria such as differences in syntax and performance. It concludes that Oracle is the best option where speed and performance of complex operations is important, but that MySQL is a good open-source alternative if the cost of Oracle is prohibitive. This may help form a conclusion around which database technology to use for the web app and understand what the trade-offs are since there is no budget for the project. The paper was from a MIPRO conference and has been cited in other published works.</w:t>
      </w:r>
    </w:p>
    <w:p w14:paraId="0077E922" w14:textId="5F9184C5" w:rsidR="00D632DD" w:rsidRDefault="00D632DD" w:rsidP="00D632DD">
      <w:r>
        <w:t xml:space="preserve">Patil et al (2017) explain the differences between relational databases (which feature linked tables) and non-relational databases (also referred to as NoSQL, it is a more flexible type, including in a document with JSON style structure) and then compares the performance of them primarily using MySQL (relational) and MongoDB (non-relational), among the most popular of each type respectively. They found significant performance advantages for the non-relational database for performing basic operations, as shown in figure </w:t>
      </w:r>
      <w:r w:rsidR="00FA7E36">
        <w:t>18</w:t>
      </w:r>
      <w:r>
        <w:t xml:space="preserve"> below, which shows the number of records inserted and the time each database takes to load them, with MongoDB being the faster of the two.</w:t>
      </w:r>
    </w:p>
    <w:p w14:paraId="13376B6F" w14:textId="77777777" w:rsidR="00D632DD" w:rsidRDefault="00D632DD" w:rsidP="00D632DD">
      <w:pPr>
        <w:keepNext/>
      </w:pPr>
      <w:r>
        <w:rPr>
          <w:noProof/>
        </w:rPr>
        <w:lastRenderedPageBreak/>
        <w:drawing>
          <wp:inline distT="0" distB="0" distL="0" distR="0" wp14:anchorId="7F2FC39F" wp14:editId="6670B5FA">
            <wp:extent cx="5731510" cy="4189095"/>
            <wp:effectExtent l="0" t="0" r="2540" b="1905"/>
            <wp:docPr id="1"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hart, line chart&#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731510" cy="4189095"/>
                    </a:xfrm>
                    <a:prstGeom prst="rect">
                      <a:avLst/>
                    </a:prstGeom>
                    <a:noFill/>
                    <a:ln>
                      <a:noFill/>
                    </a:ln>
                  </pic:spPr>
                </pic:pic>
              </a:graphicData>
            </a:graphic>
          </wp:inline>
        </w:drawing>
      </w:r>
    </w:p>
    <w:p w14:paraId="50215000" w14:textId="5E9957D2" w:rsidR="00D632DD" w:rsidRDefault="00D632DD" w:rsidP="00D632DD">
      <w:pPr>
        <w:pStyle w:val="Caption"/>
      </w:pPr>
      <w:r>
        <w:t xml:space="preserve">Figure </w:t>
      </w:r>
      <w:fldSimple w:instr=" SEQ Figure \* ARABIC ">
        <w:r w:rsidR="00254CD8">
          <w:rPr>
            <w:noProof/>
          </w:rPr>
          <w:t>18</w:t>
        </w:r>
      </w:fldSimple>
      <w:r>
        <w:t xml:space="preserve"> Time taken to load records by two databases</w:t>
      </w:r>
    </w:p>
    <w:p w14:paraId="2906EAB4" w14:textId="77777777" w:rsidR="00D632DD" w:rsidRDefault="00D632DD" w:rsidP="00D632DD"/>
    <w:p w14:paraId="0966BD55" w14:textId="77777777" w:rsidR="00D632DD" w:rsidRDefault="00D632DD" w:rsidP="00D632DD">
      <w:r>
        <w:t>Al-</w:t>
      </w:r>
      <w:proofErr w:type="spellStart"/>
      <w:r>
        <w:t>Refai</w:t>
      </w:r>
      <w:proofErr w:type="spellEnd"/>
      <w:r>
        <w:t xml:space="preserve"> et al (2021) lays out some of the challenges facing Database-as-a-Service (DBaaS) service model; unavailability, interoperability and confidentiality and proposes solutions to tackle them. If a DBaaS solution is used for the project, understanding the implications of that is important. The paper also includes its own literature review, which is a useful jumping off point to further reading on the subject. The paper was from an ACIT conference and has been cited by another published work.</w:t>
      </w:r>
    </w:p>
    <w:p w14:paraId="457A135C" w14:textId="172E425F" w:rsidR="00D632DD" w:rsidRDefault="00D632DD" w:rsidP="00D632DD">
      <w:r>
        <w:t>The official documentation (e.g., from Amazon (2023</w:t>
      </w:r>
      <w:r w:rsidR="00B4087F">
        <w:t>g</w:t>
      </w:r>
      <w:r>
        <w:t xml:space="preserve">) and </w:t>
      </w:r>
      <w:proofErr w:type="spellStart"/>
      <w:r>
        <w:t>Openstack</w:t>
      </w:r>
      <w:proofErr w:type="spellEnd"/>
      <w:r>
        <w:t xml:space="preserve"> (2020)) for the DBaaS’s will be important for comparing them and deciding which one to use. Additionally, they will be a crucial resource for setting up and using it. Although the Trove/</w:t>
      </w:r>
      <w:proofErr w:type="spellStart"/>
      <w:r>
        <w:t>Openstack</w:t>
      </w:r>
      <w:proofErr w:type="spellEnd"/>
      <w:r>
        <w:t xml:space="preserve"> DBaaS was used in TM352, this had been setup ahead of time so some learning may still be required if that is chosen.</w:t>
      </w:r>
    </w:p>
    <w:p w14:paraId="77459413" w14:textId="77777777" w:rsidR="00D632DD" w:rsidRDefault="00D632DD" w:rsidP="00D632DD">
      <w:pPr>
        <w:rPr>
          <w:rStyle w:val="Hyperlink"/>
        </w:rPr>
      </w:pPr>
      <w:r>
        <w:t xml:space="preserve">Security is another important consideration when using databases and is particularly crucial for this project as protecting users’ privacy is essential both from a moral point of view and to maintain user confidence.  Mehak et al (2014) outline the challenges of DBaaS security in detail, including confidentiality, integrity, availability, and privacy. They conclude that further research is needed into the topic, and it should be noted that since this book was published in 2014 more recent literature should be considered to supplement this. The book ‘Cloud Computing: challenges, limitations and R&amp;D solutions’ was described as a “comprehensive overview” by </w:t>
      </w:r>
      <w:proofErr w:type="spellStart"/>
      <w:r>
        <w:t>Beidler</w:t>
      </w:r>
      <w:proofErr w:type="spellEnd"/>
      <w:r>
        <w:t xml:space="preserve"> (2015) for Choice Reviews and the book and the relevant chapter has been widely cited in published works.</w:t>
      </w:r>
      <w:r>
        <w:rPr>
          <w:rStyle w:val="Hyperlink"/>
        </w:rPr>
        <w:t xml:space="preserve"> </w:t>
      </w:r>
    </w:p>
    <w:p w14:paraId="3786C23B" w14:textId="666C103E" w:rsidR="00D632DD" w:rsidRDefault="00D632DD" w:rsidP="00D632DD">
      <w:r>
        <w:t xml:space="preserve">Some important factors when choosing database technology are whether to use a relational database or a NoSQL database; whether the database is free; familiarity with the database and the </w:t>
      </w:r>
      <w:r>
        <w:lastRenderedPageBreak/>
        <w:t>performance of the database. There are multiple solutions that could be viewed as equally correct, or with only marginal differences, so in some instances an arbitrary decision must be made because the time to consider the differences in detail could be used to on more important work. As currently conceived the database would not require interlinked tables since each service would only have properties associated with itself, so a better performing (Patil et al, 2017) NoSQL database such as MongoDB could be used. The OpenStack Trove DBaaS is free and open source, whereas an AWS solution may have costs associated depending on length of use and options chosen (Amazon, 2023</w:t>
      </w:r>
      <w:r w:rsidR="00B4087F">
        <w:t>g</w:t>
      </w:r>
      <w:r>
        <w:t>). Additionally, having already some familiarity with OpenStack Trove makes it a good choice for the project.</w:t>
      </w:r>
    </w:p>
    <w:p w14:paraId="69282511" w14:textId="72873FC1" w:rsidR="00EE63DE" w:rsidRDefault="00EE63DE" w:rsidP="00D632DD"/>
    <w:p w14:paraId="49A5D05D" w14:textId="18975CEA" w:rsidR="00FA7E36" w:rsidRDefault="00FA7E36" w:rsidP="00D632DD"/>
    <w:p w14:paraId="01D43E33" w14:textId="46F47A22" w:rsidR="00FA7E36" w:rsidRDefault="00FA7E36" w:rsidP="00D632DD"/>
    <w:p w14:paraId="2BFE34C2" w14:textId="30654ECA" w:rsidR="00FA7E36" w:rsidRDefault="00FA7E36" w:rsidP="00D632DD"/>
    <w:p w14:paraId="398C63B0" w14:textId="77B9BE43" w:rsidR="00FA7E36" w:rsidRDefault="00FA7E36" w:rsidP="00D632DD"/>
    <w:p w14:paraId="2BC5150A" w14:textId="00AD5C60" w:rsidR="00FA7E36" w:rsidRDefault="00FA7E36" w:rsidP="00D632DD"/>
    <w:p w14:paraId="15BD8786" w14:textId="5E2FF17F" w:rsidR="00FA7E36" w:rsidRDefault="00FA7E36" w:rsidP="00D632DD"/>
    <w:p w14:paraId="70507AD9" w14:textId="2222E96B" w:rsidR="00FA7E36" w:rsidRDefault="00FA7E36" w:rsidP="00D632DD"/>
    <w:p w14:paraId="30618277" w14:textId="763F23F5" w:rsidR="00FA7E36" w:rsidRDefault="00FA7E36" w:rsidP="00D632DD"/>
    <w:p w14:paraId="6F53709A" w14:textId="5A6A1AF5" w:rsidR="00FA7E36" w:rsidRDefault="00FA7E36" w:rsidP="00D632DD"/>
    <w:p w14:paraId="339920BE" w14:textId="7E5C0AB8" w:rsidR="00FA7E36" w:rsidRDefault="00FA7E36" w:rsidP="00D632DD"/>
    <w:p w14:paraId="2C143546" w14:textId="2B59693A" w:rsidR="00FA7E36" w:rsidRDefault="00FA7E36" w:rsidP="00D632DD"/>
    <w:p w14:paraId="20269816" w14:textId="009C12AD" w:rsidR="00FA7E36" w:rsidRDefault="00FA7E36" w:rsidP="00D632DD"/>
    <w:p w14:paraId="7E8523BA" w14:textId="7DC00175" w:rsidR="00FA7E36" w:rsidRDefault="00FA7E36" w:rsidP="00D632DD"/>
    <w:p w14:paraId="4A04EC26" w14:textId="75D37B76" w:rsidR="00FA7E36" w:rsidRDefault="00FA7E36" w:rsidP="00D632DD"/>
    <w:p w14:paraId="4D345467" w14:textId="559F8BBA" w:rsidR="00FA7E36" w:rsidRDefault="00FA7E36" w:rsidP="00D632DD"/>
    <w:p w14:paraId="64C032F0" w14:textId="73C87ED9" w:rsidR="00FA7E36" w:rsidRDefault="00FA7E36" w:rsidP="00D632DD"/>
    <w:p w14:paraId="6DB7317B" w14:textId="69B49948" w:rsidR="00FA7E36" w:rsidRDefault="00FA7E36" w:rsidP="00D632DD"/>
    <w:p w14:paraId="50695983" w14:textId="224F88A9" w:rsidR="00FA7E36" w:rsidRDefault="00FA7E36" w:rsidP="00D632DD"/>
    <w:p w14:paraId="603A6DE5" w14:textId="08DC8B53" w:rsidR="00FA7E36" w:rsidRDefault="00FA7E36" w:rsidP="00D632DD"/>
    <w:p w14:paraId="0FD99BF7" w14:textId="3CDECCEA" w:rsidR="00FA7E36" w:rsidRDefault="00FA7E36" w:rsidP="00D632DD"/>
    <w:p w14:paraId="4A68126C" w14:textId="66D51838" w:rsidR="00FA7E36" w:rsidRDefault="00FA7E36" w:rsidP="00D632DD"/>
    <w:p w14:paraId="180F0745" w14:textId="77777777" w:rsidR="00FA7E36" w:rsidRDefault="00FA7E36" w:rsidP="00D632DD"/>
    <w:p w14:paraId="649FDD5A" w14:textId="43BE9A48" w:rsidR="00EE63DE" w:rsidRDefault="00EE63DE" w:rsidP="00EE63DE">
      <w:pPr>
        <w:pStyle w:val="Heading2"/>
      </w:pPr>
      <w:bookmarkStart w:id="53" w:name="_Toc139391420"/>
      <w:r>
        <w:lastRenderedPageBreak/>
        <w:t>4.2 Appendix B – Literature review 2: requirements and CSS</w:t>
      </w:r>
      <w:bookmarkEnd w:id="53"/>
    </w:p>
    <w:p w14:paraId="1C44492D" w14:textId="20B38AC3" w:rsidR="00EE63DE" w:rsidRDefault="00EE63DE" w:rsidP="00EE63DE">
      <w:pPr>
        <w:pStyle w:val="Heading3"/>
      </w:pPr>
      <w:bookmarkStart w:id="54" w:name="_Toc139391421"/>
      <w:r>
        <w:t>4.2.1 Requirements</w:t>
      </w:r>
      <w:bookmarkEnd w:id="54"/>
    </w:p>
    <w:p w14:paraId="02B7FF72" w14:textId="77777777" w:rsidR="00EE63DE" w:rsidRDefault="00EE63DE" w:rsidP="00EE63DE">
      <w:r>
        <w:t xml:space="preserve">The first part of </w:t>
      </w:r>
      <w:r w:rsidRPr="006E3626">
        <w:rPr>
          <w:color w:val="00B050"/>
        </w:rPr>
        <w:t xml:space="preserve">the second </w:t>
      </w:r>
      <w:r>
        <w:t xml:space="preserve">literature review was relating to requirements including how to identify them, the differences between functional and non-functional requirements, their elicitation and analysis. This </w:t>
      </w:r>
      <w:r w:rsidRPr="006E3626">
        <w:rPr>
          <w:color w:val="00B050"/>
        </w:rPr>
        <w:t>is</w:t>
      </w:r>
      <w:r>
        <w:t xml:space="preserve"> crucial </w:t>
      </w:r>
      <w:r w:rsidRPr="006E3626">
        <w:rPr>
          <w:color w:val="00B050"/>
        </w:rPr>
        <w:t>for</w:t>
      </w:r>
      <w:r>
        <w:t xml:space="preserve"> the project, so </w:t>
      </w:r>
      <w:r w:rsidRPr="006E3626">
        <w:rPr>
          <w:color w:val="00B050"/>
        </w:rPr>
        <w:t>that</w:t>
      </w:r>
      <w:r>
        <w:t xml:space="preserve"> the goals and boundaries are clear, </w:t>
      </w:r>
      <w:r w:rsidRPr="006E3626">
        <w:rPr>
          <w:color w:val="00B050"/>
        </w:rPr>
        <w:t xml:space="preserve">as are </w:t>
      </w:r>
      <w:r>
        <w:t>the expected outcomes and the characteristics it should have. The goal was to find sources that cover all these aspects of requirements, and unlike other literature reviews for this project the date when written is less crucial here, as this subject has not changed over time in the same way that a technology might.</w:t>
      </w:r>
    </w:p>
    <w:p w14:paraId="67CF5F73" w14:textId="1F79FA50" w:rsidR="00EE63DE" w:rsidRDefault="00EE63DE" w:rsidP="00EE63DE">
      <w:r>
        <w:t xml:space="preserve">Nilsson &amp; </w:t>
      </w:r>
      <w:proofErr w:type="spellStart"/>
      <w:r w:rsidRPr="00D22D7A">
        <w:t>Fagerström</w:t>
      </w:r>
      <w:proofErr w:type="spellEnd"/>
      <w:r>
        <w:t xml:space="preserve"> (2006) discuss the analysis of requirements once stakeholders have been consulted and how to balance their potentially competing interests to aid in the decision-making process. Furthermore, they outline a method of analysis considers different needs stakeholders might have and the extent to which requirements may meet them. They outline a method of collating all this in a ‘stakeholder and requirement matrix’ as shown in figure </w:t>
      </w:r>
      <w:r w:rsidR="00FA7E36">
        <w:t>19</w:t>
      </w:r>
      <w:r>
        <w:t>. This piece of literature is a research paper that was published in the Computers in Industry journal and has been widely cited by other academics, so can be seen as a trustworthy source.</w:t>
      </w:r>
    </w:p>
    <w:p w14:paraId="198DB0F9" w14:textId="77777777" w:rsidR="00EE63DE" w:rsidRDefault="00EE63DE" w:rsidP="00EE63DE">
      <w:pPr>
        <w:keepNext/>
        <w:jc w:val="center"/>
      </w:pPr>
      <w:r>
        <w:rPr>
          <w:noProof/>
        </w:rPr>
        <w:drawing>
          <wp:inline distT="0" distB="0" distL="0" distR="0" wp14:anchorId="3D836FC0" wp14:editId="7662E6F9">
            <wp:extent cx="2750820" cy="2813745"/>
            <wp:effectExtent l="0" t="0" r="0" b="5715"/>
            <wp:docPr id="5" name="Picture 5" descr="A picture containing text, crossword puzzle,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rossword puzzle, receipt&#10;&#10;Description automatically generated"/>
                    <pic:cNvPicPr/>
                  </pic:nvPicPr>
                  <pic:blipFill>
                    <a:blip r:embed="rId61">
                      <a:extLst>
                        <a:ext uri="{28A0092B-C50C-407E-A947-70E740481C1C}">
                          <a14:useLocalDpi xmlns:a14="http://schemas.microsoft.com/office/drawing/2010/main" val="0"/>
                        </a:ext>
                      </a:extLst>
                    </a:blip>
                    <a:stretch>
                      <a:fillRect/>
                    </a:stretch>
                  </pic:blipFill>
                  <pic:spPr>
                    <a:xfrm>
                      <a:off x="0" y="0"/>
                      <a:ext cx="2761590" cy="2824761"/>
                    </a:xfrm>
                    <a:prstGeom prst="rect">
                      <a:avLst/>
                    </a:prstGeom>
                  </pic:spPr>
                </pic:pic>
              </a:graphicData>
            </a:graphic>
          </wp:inline>
        </w:drawing>
      </w:r>
    </w:p>
    <w:p w14:paraId="6BCB040A" w14:textId="7B3C2BD8" w:rsidR="00EE63DE" w:rsidRDefault="00EE63DE" w:rsidP="00EE63DE">
      <w:pPr>
        <w:pStyle w:val="Caption"/>
        <w:jc w:val="center"/>
      </w:pPr>
      <w:r>
        <w:t xml:space="preserve">Figure </w:t>
      </w:r>
      <w:fldSimple w:instr=" SEQ Figure \* ARABIC ">
        <w:r w:rsidR="00254CD8">
          <w:rPr>
            <w:noProof/>
          </w:rPr>
          <w:t>19</w:t>
        </w:r>
      </w:fldSimple>
      <w:r>
        <w:t xml:space="preserve"> Example Stakeholder and Requirements matrix</w:t>
      </w:r>
    </w:p>
    <w:p w14:paraId="6666EDB0" w14:textId="77777777" w:rsidR="00EE63DE" w:rsidRDefault="00EE63DE" w:rsidP="00EE63DE"/>
    <w:p w14:paraId="15B97519" w14:textId="77777777" w:rsidR="00EE63DE" w:rsidRDefault="00EE63DE" w:rsidP="00EE63DE">
      <w:r>
        <w:t xml:space="preserve">Robertson &amp; Robertson (2006) provide a detailed overview of requirements, covering topics such as what requirements are, why they are important and the process of writing them. It also covers the </w:t>
      </w:r>
      <w:proofErr w:type="spellStart"/>
      <w:r>
        <w:t>Volere</w:t>
      </w:r>
      <w:proofErr w:type="spellEnd"/>
      <w:r>
        <w:t xml:space="preserve"> Requirements Specification Template that was pioneered by Robertson &amp; Robertson with others, that forms a foundation and structure for requirements specifications. This book covers important foundational concepts and informed the TM354 module on software engineering, so can be considered a trustworthy source.</w:t>
      </w:r>
    </w:p>
    <w:p w14:paraId="06CDF2BD" w14:textId="77777777" w:rsidR="00EE63DE" w:rsidRDefault="00EE63DE" w:rsidP="00EE63DE">
      <w:r>
        <w:t xml:space="preserve">These sources will provide both different, complimentary ways to consider and analyse requirements. Both the stakeholder and requirements matrix and </w:t>
      </w:r>
      <w:proofErr w:type="spellStart"/>
      <w:r>
        <w:t>Volere</w:t>
      </w:r>
      <w:proofErr w:type="spellEnd"/>
      <w:r>
        <w:t xml:space="preserve"> template are useful tools that can be utilised, but care must also be taken that they are used in a proportionate way for this project. Using them to their full potential would take a very significant amount of time and as previously stated, so care must be taken to use shortened versions which will still be elucidating and </w:t>
      </w:r>
      <w:r>
        <w:lastRenderedPageBreak/>
        <w:t xml:space="preserve">provide context for discussion on future. The textbook for TM354: Software Engineering Block 1 Units 1-4 From domain to requirements (The Open University, 2014) does this with the </w:t>
      </w:r>
      <w:proofErr w:type="spellStart"/>
      <w:r>
        <w:t>Volere</w:t>
      </w:r>
      <w:proofErr w:type="spellEnd"/>
      <w:r>
        <w:t xml:space="preserve"> Template and so will be a useful resource as an example of narrowing this down.</w:t>
      </w:r>
    </w:p>
    <w:p w14:paraId="25E5E80C" w14:textId="77777777" w:rsidR="00EE63DE" w:rsidRDefault="00EE63DE" w:rsidP="00EE63DE"/>
    <w:p w14:paraId="0003CE5C" w14:textId="120BDD32" w:rsidR="00EE63DE" w:rsidRDefault="00EE63DE" w:rsidP="00EE63DE">
      <w:pPr>
        <w:pStyle w:val="Heading3"/>
      </w:pPr>
      <w:bookmarkStart w:id="55" w:name="_Toc133958606"/>
      <w:bookmarkStart w:id="56" w:name="_Toc139391422"/>
      <w:r>
        <w:t>4.2.3 CSS</w:t>
      </w:r>
      <w:bookmarkEnd w:id="55"/>
      <w:bookmarkEnd w:id="56"/>
    </w:p>
    <w:p w14:paraId="2D10432A" w14:textId="77777777" w:rsidR="00EE63DE" w:rsidRDefault="00EE63DE" w:rsidP="00EE63DE">
      <w:r>
        <w:t xml:space="preserve">The second part of </w:t>
      </w:r>
      <w:r w:rsidRPr="006E3626">
        <w:rPr>
          <w:color w:val="00B050"/>
        </w:rPr>
        <w:t>this</w:t>
      </w:r>
      <w:r>
        <w:t xml:space="preserve"> literature review was on sources related to skills development for CSS, to assist in the development of the visual elements of the user interface. Previous modules such as TM352 did not cover CSS in much detail, so the goal was to learn enough basic CSS to create a simple, but functional appearance for the app. Since the CSS language is being continually updated, more recent sources were preferred, though some older sources may still be of use since the basics of the language have stayed the same.</w:t>
      </w:r>
    </w:p>
    <w:p w14:paraId="63ED6E62" w14:textId="77777777" w:rsidR="00EE63DE" w:rsidRDefault="00EE63DE" w:rsidP="00EE63DE">
      <w:r>
        <w:t xml:space="preserve">Gray with CSS Tutorial – Full Course for Beginners (2022), produced an extensive video tutorial for </w:t>
      </w:r>
      <w:proofErr w:type="spellStart"/>
      <w:r>
        <w:t>freeCodeCamp</w:t>
      </w:r>
      <w:proofErr w:type="spellEnd"/>
      <w:r>
        <w:t xml:space="preserve"> on CSS starting at the very basics including fonts and colour changes. It also covers grid layout and flexbox, as well as media queries which may be useful to ensure that the app maintains the intended appearance on different devices. The tutorial also covers accessibility issues, for example mentioning how code will affect the way screen readers will read the page, so it also will be a useful resource to ensure </w:t>
      </w:r>
      <w:proofErr w:type="spellStart"/>
      <w:r>
        <w:t>FreeCodeCamp</w:t>
      </w:r>
      <w:proofErr w:type="spellEnd"/>
      <w:r>
        <w:t xml:space="preserve"> is a charity founded by a teacher to provide free online courses teaching coding and has other learning materials that may be useful going forward for the project, for example on JavaScript and REST APIs, if required. Gray is a lecturer and PhD student at Fort Hays State University and has produced many teaching resources on web development. This source will be a useful starting place to learn the basics of CSS and could be combined with another source such as a textbook to fill out knowledge gaps as needed.</w:t>
      </w:r>
    </w:p>
    <w:p w14:paraId="26B0A23F" w14:textId="77777777" w:rsidR="00EE63DE" w:rsidRDefault="00EE63DE" w:rsidP="00EE63DE">
      <w:proofErr w:type="spellStart"/>
      <w:r>
        <w:t>Meiert</w:t>
      </w:r>
      <w:proofErr w:type="spellEnd"/>
      <w:r>
        <w:t xml:space="preserve"> (2015) in ‘The Little Book of HTML/CSS Coding Guidelines’ provides guidelines for coding, explaining good practise and the reasons for it. For example, naming classes/IDs so they properly reflect the purpose of an element and are ‘as short as possible but as long as necessary’. This will help ensure that the code is consistent and easy to read, both for other people but also for myself as the project goes on, the amount of code expands and there is a need to return to code written months earlier. Similarly, the W3C markup validation service (</w:t>
      </w:r>
      <w:r w:rsidRPr="006D6F6B">
        <w:t>2023</w:t>
      </w:r>
      <w:r>
        <w:t>) will help ensure the code is valid and using proper syntax.</w:t>
      </w:r>
    </w:p>
    <w:p w14:paraId="614D179D" w14:textId="77777777" w:rsidR="00EE63DE" w:rsidRDefault="00EE63DE" w:rsidP="00EE63DE">
      <w:r>
        <w:t>There are numerous books on HTML and CSS which would be suitable for skills development for this project, so there must be a degree of arbitrary choice when considering which one to use. Web Design Playground: HTML and CSS the Interactive Way (</w:t>
      </w:r>
      <w:proofErr w:type="spellStart"/>
      <w:r>
        <w:t>McFedries</w:t>
      </w:r>
      <w:proofErr w:type="spellEnd"/>
      <w:r>
        <w:t xml:space="preserve">, 2019) is a more recent one, ensuring that newer updates to the language can be covered if necessary. Additionally, the author has written many other books which have sold ‘over four million copies’ on the web development and related topics, so can be considered reliable source when covering an introductory topic. The Book covers the basics of CSS and HTML including topics such as pseudo-elements and how the cascade and inheritance work. </w:t>
      </w:r>
    </w:p>
    <w:p w14:paraId="658FBBDF" w14:textId="77777777" w:rsidR="00EE63DE" w:rsidRDefault="00EE63DE" w:rsidP="00EE63DE">
      <w:r>
        <w:t>These sources will give a solid grounding in CSS, combining audio-visual and written learning to aid in the skills development required for the project. They will also help consider accessibility issues as development continues, to ensure that the app is still pleasant to use for people who use screen readers, have colour blindness or any other potential barriers to using the app.</w:t>
      </w:r>
    </w:p>
    <w:p w14:paraId="5627520C" w14:textId="32B4D00B" w:rsidR="00EE63DE" w:rsidRDefault="00EE63DE" w:rsidP="00EE63DE"/>
    <w:p w14:paraId="5D9E0CB0" w14:textId="4E1EA906" w:rsidR="00B96EE5" w:rsidRDefault="00B96EE5" w:rsidP="00B96EE5">
      <w:pPr>
        <w:pStyle w:val="Heading2"/>
      </w:pPr>
      <w:bookmarkStart w:id="57" w:name="_Toc139391423"/>
      <w:r>
        <w:lastRenderedPageBreak/>
        <w:t>4.3 Appendix C – Initial user interface sketches</w:t>
      </w:r>
      <w:bookmarkEnd w:id="57"/>
    </w:p>
    <w:p w14:paraId="6CCDB088" w14:textId="48954812" w:rsidR="00B96EE5" w:rsidRDefault="00B96EE5" w:rsidP="00B96EE5">
      <w:r>
        <w:t xml:space="preserve">Three initial ideas for UI layout </w:t>
      </w:r>
      <w:r w:rsidRPr="00B3650D">
        <w:rPr>
          <w:color w:val="00B050"/>
        </w:rPr>
        <w:t>were</w:t>
      </w:r>
      <w:r>
        <w:t xml:space="preserve"> roughly hand sketched in Figures </w:t>
      </w:r>
      <w:r w:rsidR="00FA7E36">
        <w:t>20</w:t>
      </w:r>
      <w:r>
        <w:t xml:space="preserve">, </w:t>
      </w:r>
      <w:r w:rsidR="00FA7E36">
        <w:t>21</w:t>
      </w:r>
      <w:r>
        <w:t xml:space="preserve"> and </w:t>
      </w:r>
      <w:r w:rsidR="00FA7E36">
        <w:t>22</w:t>
      </w:r>
      <w:r>
        <w:t xml:space="preserve"> with Figure </w:t>
      </w:r>
      <w:r w:rsidR="00FA7E36">
        <w:t>20</w:t>
      </w:r>
      <w:r>
        <w:t xml:space="preserve"> using Google Maps for inspiration, Figure </w:t>
      </w:r>
      <w:r w:rsidR="00FA7E36">
        <w:t>21</w:t>
      </w:r>
      <w:r>
        <w:t xml:space="preserve"> having menus that swipe in from the sides and Figure </w:t>
      </w:r>
      <w:r w:rsidR="00FA7E36">
        <w:t>22</w:t>
      </w:r>
      <w:r>
        <w:t xml:space="preserve"> being a much simpler and more basic. The advantage of the layout in Figure </w:t>
      </w:r>
      <w:r w:rsidR="00FA7E36">
        <w:t>20</w:t>
      </w:r>
      <w:r>
        <w:t xml:space="preserve"> is that it will be familiar to users, since Google Maps is such a ubiquitous app any app using a similar layout should feel natural and easy to use. The layout in Figure </w:t>
      </w:r>
      <w:r w:rsidR="00FA7E36">
        <w:t>21</w:t>
      </w:r>
      <w:r>
        <w:t xml:space="preserve"> would have a clean and pleasant interface, keeping it uncluttered, particularly for smaller devices. This style is quite common, including in apps such as Twitter and Discord. However, it runs the risk of users not realising the menu is there without some visual cue, so care must be taken to carefully gather feedback.</w:t>
      </w:r>
    </w:p>
    <w:p w14:paraId="29FA55F5" w14:textId="44172FE5" w:rsidR="00B96EE5" w:rsidRDefault="00B96EE5" w:rsidP="00B96EE5">
      <w:r>
        <w:t xml:space="preserve">As previously stated, current experience with CSS and visual styling is limited and both the designs in Figures 4 and 5 may require some time learning how to implement them. Time </w:t>
      </w:r>
      <w:r w:rsidRPr="00B3650D">
        <w:rPr>
          <w:color w:val="00B050"/>
        </w:rPr>
        <w:t>was</w:t>
      </w:r>
      <w:r>
        <w:t xml:space="preserve"> allocated in the schedule for skills development on CSS and the literature review in section 1.2.2.2 identified appropriate sources for this </w:t>
      </w:r>
      <w:r w:rsidRPr="00B3650D">
        <w:rPr>
          <w:color w:val="00B050"/>
        </w:rPr>
        <w:t>(sentence removed, as the skills development occurred, and some CSS was attempted</w:t>
      </w:r>
      <w:r>
        <w:t xml:space="preserve">). Figure </w:t>
      </w:r>
      <w:r w:rsidR="00FA7E36">
        <w:t>22</w:t>
      </w:r>
      <w:r>
        <w:t xml:space="preserve"> shows a more simplified layout that </w:t>
      </w:r>
      <w:r w:rsidRPr="00B3650D">
        <w:rPr>
          <w:color w:val="00B050"/>
        </w:rPr>
        <w:t xml:space="preserve">could have been used as an alternative if the skills development were unsuccessful or time constrains meant that attempts styling </w:t>
      </w:r>
      <w:proofErr w:type="gramStart"/>
      <w:r w:rsidRPr="00B3650D">
        <w:rPr>
          <w:color w:val="00B050"/>
        </w:rPr>
        <w:t>were</w:t>
      </w:r>
      <w:proofErr w:type="gramEnd"/>
      <w:r w:rsidRPr="00B3650D">
        <w:rPr>
          <w:color w:val="00B050"/>
        </w:rPr>
        <w:t xml:space="preserve"> limited.</w:t>
      </w:r>
    </w:p>
    <w:p w14:paraId="03C057EC" w14:textId="77777777" w:rsidR="00B96EE5" w:rsidRDefault="00B96EE5" w:rsidP="00B96EE5">
      <w:pPr>
        <w:keepNext/>
      </w:pPr>
      <w:r>
        <w:rPr>
          <w:noProof/>
          <w:color w:val="FF0000"/>
        </w:rPr>
        <w:lastRenderedPageBreak/>
        <w:drawing>
          <wp:inline distT="0" distB="0" distL="0" distR="0" wp14:anchorId="0DA5389E" wp14:editId="1679C1A5">
            <wp:extent cx="5731510" cy="7035800"/>
            <wp:effectExtent l="0" t="0" r="2540" b="0"/>
            <wp:docPr id="6" name="Picture 6" descr="Diagram, engineer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iagram, engineering drawing&#10;&#10;Description automatically generate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731510" cy="7035800"/>
                    </a:xfrm>
                    <a:prstGeom prst="rect">
                      <a:avLst/>
                    </a:prstGeom>
                    <a:noFill/>
                    <a:ln>
                      <a:noFill/>
                    </a:ln>
                  </pic:spPr>
                </pic:pic>
              </a:graphicData>
            </a:graphic>
          </wp:inline>
        </w:drawing>
      </w:r>
    </w:p>
    <w:p w14:paraId="04F9A9E4" w14:textId="233D6533" w:rsidR="00B96EE5" w:rsidRDefault="00B96EE5" w:rsidP="00B96EE5">
      <w:pPr>
        <w:pStyle w:val="Caption"/>
        <w:rPr>
          <w:color w:val="FF0000"/>
        </w:rPr>
      </w:pPr>
      <w:r>
        <w:t xml:space="preserve">Figure </w:t>
      </w:r>
      <w:fldSimple w:instr=" SEQ Figure \* ARABIC ">
        <w:r w:rsidR="00254CD8">
          <w:rPr>
            <w:noProof/>
          </w:rPr>
          <w:t>20</w:t>
        </w:r>
      </w:fldSimple>
      <w:r>
        <w:t xml:space="preserve"> Rough sketch of </w:t>
      </w:r>
      <w:r>
        <w:rPr>
          <w:noProof/>
        </w:rPr>
        <w:t>UI using Google Maps as inspiration</w:t>
      </w:r>
    </w:p>
    <w:p w14:paraId="78F7494C" w14:textId="77777777" w:rsidR="00B96EE5" w:rsidRDefault="00B96EE5" w:rsidP="00B96EE5"/>
    <w:p w14:paraId="41C3CEA9" w14:textId="77777777" w:rsidR="00B96EE5" w:rsidRDefault="00B96EE5" w:rsidP="00B96EE5"/>
    <w:p w14:paraId="0FDC1286" w14:textId="77777777" w:rsidR="00B96EE5" w:rsidRDefault="00B96EE5" w:rsidP="00B96EE5">
      <w:pPr>
        <w:keepNext/>
      </w:pPr>
      <w:r>
        <w:rPr>
          <w:noProof/>
        </w:rPr>
        <w:lastRenderedPageBreak/>
        <w:drawing>
          <wp:inline distT="0" distB="0" distL="0" distR="0" wp14:anchorId="58068BEA" wp14:editId="0E3279F6">
            <wp:extent cx="5731510" cy="5807710"/>
            <wp:effectExtent l="0" t="0" r="2540" b="2540"/>
            <wp:docPr id="4" name="Picture 4" descr="A piece of paper with writ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 piece of paper with writing&#10;&#10;Description automatically generated with medium confidence"/>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731510" cy="5807710"/>
                    </a:xfrm>
                    <a:prstGeom prst="rect">
                      <a:avLst/>
                    </a:prstGeom>
                    <a:noFill/>
                    <a:ln>
                      <a:noFill/>
                    </a:ln>
                  </pic:spPr>
                </pic:pic>
              </a:graphicData>
            </a:graphic>
          </wp:inline>
        </w:drawing>
      </w:r>
    </w:p>
    <w:p w14:paraId="08BF4C17" w14:textId="254E6BC6" w:rsidR="00B96EE5" w:rsidRDefault="00B96EE5" w:rsidP="00B96EE5">
      <w:pPr>
        <w:pStyle w:val="Caption"/>
      </w:pPr>
      <w:r>
        <w:t xml:space="preserve">Figure </w:t>
      </w:r>
      <w:fldSimple w:instr=" SEQ Figure \* ARABIC ">
        <w:r w:rsidR="00254CD8">
          <w:rPr>
            <w:noProof/>
          </w:rPr>
          <w:t>21</w:t>
        </w:r>
      </w:fldSimple>
      <w:r>
        <w:t xml:space="preserve"> Rough sketch of UI with menus that swipe in</w:t>
      </w:r>
    </w:p>
    <w:p w14:paraId="2DD6C4AE" w14:textId="77777777" w:rsidR="00B96EE5" w:rsidRDefault="00B96EE5" w:rsidP="00B96EE5"/>
    <w:p w14:paraId="23441523" w14:textId="77777777" w:rsidR="00B96EE5" w:rsidRDefault="00B96EE5" w:rsidP="00B96EE5"/>
    <w:p w14:paraId="05EBB5F6" w14:textId="77777777" w:rsidR="00B96EE5" w:rsidRDefault="00B96EE5" w:rsidP="00B96EE5">
      <w:pPr>
        <w:keepNext/>
      </w:pPr>
      <w:r>
        <w:rPr>
          <w:noProof/>
        </w:rPr>
        <w:lastRenderedPageBreak/>
        <w:drawing>
          <wp:inline distT="0" distB="0" distL="0" distR="0" wp14:anchorId="417D7FB3" wp14:editId="0698CBC0">
            <wp:extent cx="5731510" cy="7150100"/>
            <wp:effectExtent l="0" t="0" r="254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iagram&#10;&#10;Description automatically generated"/>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731510" cy="7150100"/>
                    </a:xfrm>
                    <a:prstGeom prst="rect">
                      <a:avLst/>
                    </a:prstGeom>
                    <a:noFill/>
                    <a:ln>
                      <a:noFill/>
                    </a:ln>
                  </pic:spPr>
                </pic:pic>
              </a:graphicData>
            </a:graphic>
          </wp:inline>
        </w:drawing>
      </w:r>
    </w:p>
    <w:p w14:paraId="3EB05477" w14:textId="37766042" w:rsidR="00B96EE5" w:rsidRDefault="00B96EE5" w:rsidP="00B96EE5">
      <w:pPr>
        <w:pStyle w:val="Caption"/>
      </w:pPr>
      <w:r>
        <w:t xml:space="preserve">Figure </w:t>
      </w:r>
      <w:fldSimple w:instr=" SEQ Figure \* ARABIC ">
        <w:r w:rsidR="00254CD8">
          <w:rPr>
            <w:noProof/>
          </w:rPr>
          <w:t>22</w:t>
        </w:r>
      </w:fldSimple>
      <w:r>
        <w:t xml:space="preserve"> Rough sketch of UI in a simplified style</w:t>
      </w:r>
    </w:p>
    <w:p w14:paraId="58EAFC7E" w14:textId="21FAB940" w:rsidR="00D47F3E" w:rsidRDefault="00D47F3E" w:rsidP="00D47F3E"/>
    <w:p w14:paraId="2AA19681" w14:textId="1417ACEE" w:rsidR="00FA7E36" w:rsidRDefault="00FA7E36" w:rsidP="00D47F3E"/>
    <w:p w14:paraId="6B51E6AC" w14:textId="77777777" w:rsidR="00FA7E36" w:rsidRDefault="00FA7E36" w:rsidP="00D47F3E"/>
    <w:p w14:paraId="026DC54B" w14:textId="44E6513F" w:rsidR="00B96EE5" w:rsidRDefault="00B96EE5" w:rsidP="00B96EE5">
      <w:pPr>
        <w:pStyle w:val="Heading2"/>
      </w:pPr>
      <w:bookmarkStart w:id="58" w:name="_Toc139391424"/>
      <w:r>
        <w:lastRenderedPageBreak/>
        <w:t>4.4 Appendix D – Requirements elicitation</w:t>
      </w:r>
      <w:bookmarkEnd w:id="58"/>
    </w:p>
    <w:p w14:paraId="3D09A041" w14:textId="77777777" w:rsidR="00B96EE5" w:rsidRDefault="00B96EE5" w:rsidP="00B96EE5">
      <w:r>
        <w:t>Initially the</w:t>
      </w:r>
      <w:r w:rsidRPr="0058712E">
        <w:rPr>
          <w:color w:val="00B050"/>
        </w:rPr>
        <w:t xml:space="preserve"> preliminary </w:t>
      </w:r>
      <w:r>
        <w:t xml:space="preserve">project description was reviewed to identify some potential requirements, these would represent the outline of what the system as initially proposed would deliver. The next step would be to consult with stakeholders so that their feedback could potentially confirm they were correct, remove them entirely, or adjust them. These proposed requirements are outlined below, </w:t>
      </w:r>
      <w:r w:rsidRPr="0058712E">
        <w:rPr>
          <w:color w:val="00B050"/>
        </w:rPr>
        <w:t>with functional requirements and non-functional requirements having the abbreviations FR and NFR.</w:t>
      </w:r>
    </w:p>
    <w:p w14:paraId="3555B62E" w14:textId="77777777" w:rsidR="00B96EE5" w:rsidRDefault="00B96EE5" w:rsidP="00B96EE5">
      <w:r>
        <w:t>The system shall:</w:t>
      </w:r>
    </w:p>
    <w:p w14:paraId="343AD103" w14:textId="77777777" w:rsidR="00B96EE5" w:rsidRDefault="00B96EE5" w:rsidP="00B96EE5">
      <w:pPr>
        <w:pStyle w:val="ListParagraph"/>
        <w:numPr>
          <w:ilvl w:val="0"/>
          <w:numId w:val="10"/>
        </w:numPr>
      </w:pPr>
      <w:r>
        <w:t>FR1: display services for the transgender community in Liverpool on a map.</w:t>
      </w:r>
    </w:p>
    <w:p w14:paraId="4F7132CF" w14:textId="77777777" w:rsidR="00B96EE5" w:rsidRDefault="00B96EE5" w:rsidP="00B96EE5">
      <w:pPr>
        <w:pStyle w:val="ListParagraph"/>
        <w:numPr>
          <w:ilvl w:val="0"/>
          <w:numId w:val="10"/>
        </w:numPr>
      </w:pPr>
      <w:r>
        <w:t>FR2: provide information and contact details for each service.</w:t>
      </w:r>
    </w:p>
    <w:p w14:paraId="44B71D6B" w14:textId="77777777" w:rsidR="00B96EE5" w:rsidRDefault="00B96EE5" w:rsidP="00B96EE5">
      <w:pPr>
        <w:pStyle w:val="ListParagraph"/>
        <w:numPr>
          <w:ilvl w:val="0"/>
          <w:numId w:val="10"/>
        </w:numPr>
      </w:pPr>
      <w:r>
        <w:t>FR3: have tags to show or hide the services displayed on the map.</w:t>
      </w:r>
    </w:p>
    <w:p w14:paraId="3FF07321" w14:textId="77777777" w:rsidR="00B96EE5" w:rsidRDefault="00B96EE5" w:rsidP="00B96EE5">
      <w:pPr>
        <w:pStyle w:val="ListParagraph"/>
        <w:numPr>
          <w:ilvl w:val="0"/>
          <w:numId w:val="10"/>
        </w:numPr>
      </w:pPr>
      <w:r>
        <w:t>FR4: show directions to the location of a selected service.</w:t>
      </w:r>
    </w:p>
    <w:p w14:paraId="067D89FD" w14:textId="77777777" w:rsidR="00B96EE5" w:rsidRDefault="00B96EE5" w:rsidP="00B96EE5">
      <w:pPr>
        <w:pStyle w:val="ListParagraph"/>
        <w:numPr>
          <w:ilvl w:val="0"/>
          <w:numId w:val="10"/>
        </w:numPr>
      </w:pPr>
      <w:r>
        <w:t>FR5: have a searchable database of services.</w:t>
      </w:r>
    </w:p>
    <w:p w14:paraId="19236FF3" w14:textId="77777777" w:rsidR="00B96EE5" w:rsidRDefault="00B96EE5" w:rsidP="00B96EE5">
      <w:pPr>
        <w:pStyle w:val="ListParagraph"/>
        <w:numPr>
          <w:ilvl w:val="0"/>
          <w:numId w:val="10"/>
        </w:numPr>
      </w:pPr>
      <w:r>
        <w:t>FR6: display events related to the services or for the community in a calendar.</w:t>
      </w:r>
    </w:p>
    <w:p w14:paraId="7F8A8A3A" w14:textId="77777777" w:rsidR="00B96EE5" w:rsidRDefault="00B96EE5" w:rsidP="00B96EE5">
      <w:pPr>
        <w:pStyle w:val="ListParagraph"/>
        <w:numPr>
          <w:ilvl w:val="0"/>
          <w:numId w:val="10"/>
        </w:numPr>
      </w:pPr>
      <w:r>
        <w:t>NFR1: give the user control over privacy.</w:t>
      </w:r>
    </w:p>
    <w:p w14:paraId="00E5C1D2" w14:textId="77777777" w:rsidR="00B96EE5" w:rsidRDefault="00B96EE5" w:rsidP="00B96EE5">
      <w:pPr>
        <w:pStyle w:val="ListParagraph"/>
        <w:numPr>
          <w:ilvl w:val="0"/>
          <w:numId w:val="10"/>
        </w:numPr>
      </w:pPr>
      <w:r>
        <w:t>FR7: display the location of businesses with gender neutral toilets on a map.</w:t>
      </w:r>
    </w:p>
    <w:p w14:paraId="09493463" w14:textId="77777777" w:rsidR="00B96EE5" w:rsidRDefault="00B96EE5" w:rsidP="00B96EE5"/>
    <w:p w14:paraId="586B7C0D" w14:textId="77777777" w:rsidR="00B96EE5" w:rsidRDefault="00B96EE5" w:rsidP="00B96EE5">
      <w:r>
        <w:t>Using the classes of non-functional requirement identified by Robertson &amp; Robertson, NF1 could possibly be considered a legal requirement (due to legal requirements of handling sensitive data) or a security requirement (due to maintaining confidentiality). However, it could also be described a cultural requirement since there are unique aspects to the trans community that go beyond what might normally be considered ‘privacy’, such as the name of the app and when notifications may occur.</w:t>
      </w:r>
    </w:p>
    <w:p w14:paraId="2E82EC02" w14:textId="534DD234" w:rsidR="00B96EE5" w:rsidRDefault="00B96EE5" w:rsidP="00B96EE5">
      <w:r>
        <w:t xml:space="preserve">Nilsson &amp; </w:t>
      </w:r>
      <w:proofErr w:type="spellStart"/>
      <w:r>
        <w:t>Fagerstrom</w:t>
      </w:r>
      <w:proofErr w:type="spellEnd"/>
      <w:r>
        <w:t xml:space="preserve"> (2005) suggest constructing a ‘stakeholder and requirements matrix’ which can be used to show “a rich picture of all the stakeholders” and the relative importance of their needs. As previously discussed, the amount of feedback sought from stakeholders has been scaled down to be manageable for the scope of this project, so only a partial matrix will be constructed, but a full release that elicited more responses could flesh it out further. A questionnaire was therefore designed to elicit responses from stakeholders that would assist in both the creation of the matrix and to get feedback on the proposed requirements. Participants were asked how useful a feature (that that delivered a proposed requirement) would be to them; to rate the importance of it; and for further feedback, as shown in figure </w:t>
      </w:r>
      <w:r w:rsidR="00FA7E36">
        <w:t>23</w:t>
      </w:r>
      <w:r>
        <w:t xml:space="preserve">. A full copy of the questionnaire is included in </w:t>
      </w:r>
      <w:r w:rsidRPr="00113BDA">
        <w:t xml:space="preserve">Appendix </w:t>
      </w:r>
      <w:r w:rsidR="00FA7E36">
        <w:t>I</w:t>
      </w:r>
      <w:r>
        <w:t>.</w:t>
      </w:r>
    </w:p>
    <w:p w14:paraId="059A780E" w14:textId="71F5D56F" w:rsidR="00B96EE5" w:rsidRPr="00293853" w:rsidRDefault="00B96EE5" w:rsidP="00B96EE5">
      <w:pPr>
        <w:rPr>
          <w:color w:val="00B050"/>
        </w:rPr>
      </w:pPr>
      <w:bookmarkStart w:id="59" w:name="_Hlk139365183"/>
      <w:r w:rsidRPr="00275848">
        <w:rPr>
          <w:color w:val="00B050"/>
        </w:rPr>
        <w:t>The Open University guidelines on conducting research with human participants were followed, with the research not being considered high risk as all participants being over the age of 18 with full cognitive capacity, the full knowledge and consent of all participants was gained, and the questions did not broach sensitive topics. The</w:t>
      </w:r>
      <w:r w:rsidR="00B43AFD">
        <w:rPr>
          <w:color w:val="00B050"/>
        </w:rPr>
        <w:t xml:space="preserve"> </w:t>
      </w:r>
      <w:r w:rsidR="00B43AFD" w:rsidRPr="00275848">
        <w:rPr>
          <w:color w:val="00B050"/>
        </w:rPr>
        <w:t>Consent Form</w:t>
      </w:r>
      <w:r w:rsidRPr="00275848">
        <w:rPr>
          <w:color w:val="00B050"/>
        </w:rPr>
        <w:t xml:space="preserve"> and </w:t>
      </w:r>
      <w:r w:rsidR="00B43AFD" w:rsidRPr="00275848">
        <w:rPr>
          <w:color w:val="00B050"/>
        </w:rPr>
        <w:t>Participant Information Sheet</w:t>
      </w:r>
      <w:r w:rsidRPr="00275848">
        <w:rPr>
          <w:color w:val="00B050"/>
        </w:rPr>
        <w:t>, which explain what data is stored, what it will be used for and to gain consent are in appendi</w:t>
      </w:r>
      <w:r w:rsidR="00FA7E36">
        <w:rPr>
          <w:color w:val="00B050"/>
        </w:rPr>
        <w:t>ces</w:t>
      </w:r>
      <w:r w:rsidRPr="00275848">
        <w:rPr>
          <w:color w:val="00B050"/>
        </w:rPr>
        <w:t xml:space="preserve"> </w:t>
      </w:r>
      <w:r w:rsidR="00FA7E36">
        <w:rPr>
          <w:color w:val="00B050"/>
        </w:rPr>
        <w:t>J and K</w:t>
      </w:r>
      <w:r w:rsidRPr="00275848">
        <w:rPr>
          <w:color w:val="00B050"/>
        </w:rPr>
        <w:t xml:space="preserve"> (Open University, 2023</w:t>
      </w:r>
      <w:r w:rsidR="00B43AFD">
        <w:rPr>
          <w:color w:val="00B050"/>
        </w:rPr>
        <w:t>a</w:t>
      </w:r>
      <w:r w:rsidRPr="00275848">
        <w:rPr>
          <w:color w:val="00B050"/>
        </w:rPr>
        <w:t>).</w:t>
      </w:r>
      <w:bookmarkEnd w:id="59"/>
    </w:p>
    <w:p w14:paraId="11FC647D" w14:textId="77777777" w:rsidR="00B96EE5" w:rsidRDefault="00B96EE5" w:rsidP="00B96EE5">
      <w:pPr>
        <w:keepNext/>
      </w:pPr>
      <w:r>
        <w:rPr>
          <w:noProof/>
        </w:rPr>
        <w:lastRenderedPageBreak/>
        <w:drawing>
          <wp:inline distT="0" distB="0" distL="0" distR="0" wp14:anchorId="012453FE" wp14:editId="69B6EBB9">
            <wp:extent cx="5731510" cy="1901825"/>
            <wp:effectExtent l="0" t="0" r="2540" b="3175"/>
            <wp:docPr id="12" name="Picture 1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able&#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5731510" cy="1901825"/>
                    </a:xfrm>
                    <a:prstGeom prst="rect">
                      <a:avLst/>
                    </a:prstGeom>
                  </pic:spPr>
                </pic:pic>
              </a:graphicData>
            </a:graphic>
          </wp:inline>
        </w:drawing>
      </w:r>
    </w:p>
    <w:p w14:paraId="1AA7DA1E" w14:textId="02C35BF3" w:rsidR="00B96EE5" w:rsidRDefault="00B96EE5" w:rsidP="00B96EE5">
      <w:pPr>
        <w:pStyle w:val="Caption"/>
      </w:pPr>
      <w:r>
        <w:t xml:space="preserve">Figure </w:t>
      </w:r>
      <w:fldSimple w:instr=" SEQ Figure \* ARABIC ">
        <w:r w:rsidR="00254CD8">
          <w:rPr>
            <w:noProof/>
          </w:rPr>
          <w:t>23</w:t>
        </w:r>
      </w:fldSimple>
      <w:r>
        <w:t xml:space="preserve"> Example question for stakeholder elicitation</w:t>
      </w:r>
    </w:p>
    <w:p w14:paraId="3467680C" w14:textId="3255052B" w:rsidR="00B96EE5" w:rsidRDefault="00B96EE5" w:rsidP="00B96EE5">
      <w:r>
        <w:t xml:space="preserve">When analysing the completed questionnaires, the goal was to see if any changes to the requirements were required; to identify the needs of a stakeholder group; to match how well a requirement meets that need and to be aware of any unexpected feedback that may elicit entirely separate requirements. There were three respondents to the questionnaire </w:t>
      </w:r>
      <w:r w:rsidR="00254CD8" w:rsidRPr="00254CD8">
        <w:rPr>
          <w:color w:val="00B050"/>
        </w:rPr>
        <w:t>(Note: removed reference to section not in this TMA)</w:t>
      </w:r>
      <w:r w:rsidR="00254CD8">
        <w:t xml:space="preserve"> </w:t>
      </w:r>
      <w:r>
        <w:t>who were potential users of the application, rather than service providers, so the analysis will focus on this single stakeholder group.</w:t>
      </w:r>
    </w:p>
    <w:p w14:paraId="7E0F6235" w14:textId="77777777" w:rsidR="00B96EE5" w:rsidRDefault="00B96EE5" w:rsidP="00B96EE5">
      <w:r>
        <w:t>Responses indicated that FR1, FR2 and FR5 all were valid for this stakeholder group and will remain unchanged, some key quotes are:</w:t>
      </w:r>
    </w:p>
    <w:p w14:paraId="2F3780E5" w14:textId="77777777" w:rsidR="00B96EE5" w:rsidRDefault="00B96EE5" w:rsidP="00B96EE5">
      <w:pPr>
        <w:pStyle w:val="ListParagraph"/>
        <w:numPr>
          <w:ilvl w:val="0"/>
          <w:numId w:val="18"/>
        </w:numPr>
        <w:rPr>
          <w:i/>
          <w:iCs/>
        </w:rPr>
      </w:pPr>
      <w:r w:rsidRPr="003E1747">
        <w:rPr>
          <w:i/>
          <w:iCs/>
        </w:rPr>
        <w:t>“it would allow me to find what services are nearest rather than just what services are beat advertised”</w:t>
      </w:r>
      <w:r>
        <w:rPr>
          <w:i/>
          <w:iCs/>
        </w:rPr>
        <w:t xml:space="preserve"> </w:t>
      </w:r>
      <w:r w:rsidRPr="006056FE">
        <w:t>(</w:t>
      </w:r>
      <w:r>
        <w:t>FR1).</w:t>
      </w:r>
    </w:p>
    <w:p w14:paraId="7F588B8F" w14:textId="77777777" w:rsidR="00B96EE5" w:rsidRDefault="00B96EE5" w:rsidP="00B96EE5">
      <w:pPr>
        <w:pStyle w:val="ListParagraph"/>
        <w:numPr>
          <w:ilvl w:val="0"/>
          <w:numId w:val="18"/>
        </w:numPr>
      </w:pPr>
      <w:r>
        <w:t>“</w:t>
      </w:r>
      <w:r w:rsidRPr="00A72F9A">
        <w:t>Yes it would help to find what is accessible nearby especially if someone can’t access support during the day due to commitments or work</w:t>
      </w:r>
      <w:r>
        <w:t>” (FR2)</w:t>
      </w:r>
    </w:p>
    <w:p w14:paraId="02EED9E6" w14:textId="77777777" w:rsidR="00B96EE5" w:rsidRDefault="00B96EE5" w:rsidP="00B96EE5">
      <w:pPr>
        <w:pStyle w:val="ListParagraph"/>
        <w:numPr>
          <w:ilvl w:val="0"/>
          <w:numId w:val="18"/>
        </w:numPr>
      </w:pPr>
      <w:r>
        <w:t>“</w:t>
      </w:r>
      <w:r w:rsidRPr="00A72F9A">
        <w:t>Yes, searching by the name/description of the service would be good</w:t>
      </w:r>
      <w:r>
        <w:t>” (FR5)</w:t>
      </w:r>
    </w:p>
    <w:p w14:paraId="202A043B" w14:textId="77777777" w:rsidR="00B96EE5" w:rsidRDefault="00B96EE5" w:rsidP="00B96EE5">
      <w:r>
        <w:t>A stakeholder need can also be identified from this feedback:</w:t>
      </w:r>
    </w:p>
    <w:p w14:paraId="06F0FD58" w14:textId="77777777" w:rsidR="00B96EE5" w:rsidRPr="009465CE" w:rsidRDefault="00B96EE5" w:rsidP="00B96EE5">
      <w:pPr>
        <w:pStyle w:val="ListParagraph"/>
        <w:numPr>
          <w:ilvl w:val="0"/>
          <w:numId w:val="20"/>
        </w:numPr>
        <w:rPr>
          <w:i/>
          <w:iCs/>
        </w:rPr>
      </w:pPr>
      <w:r w:rsidRPr="009465CE">
        <w:rPr>
          <w:i/>
          <w:iCs/>
        </w:rPr>
        <w:t>N1.1: Finding a service that I need to access</w:t>
      </w:r>
    </w:p>
    <w:p w14:paraId="6633BC08" w14:textId="77777777" w:rsidR="00B96EE5" w:rsidRDefault="00B96EE5" w:rsidP="00B96EE5">
      <w:r>
        <w:t>This is the core need that the app is attempting to fulfil, and all respondents rated this as of high importance to them.</w:t>
      </w:r>
      <w:r w:rsidRPr="00E26ACB">
        <w:t xml:space="preserve"> </w:t>
      </w:r>
      <w:r>
        <w:t>All respondents felt that there was some difficulty for them in finding and accessing the services that are available to them.</w:t>
      </w:r>
    </w:p>
    <w:p w14:paraId="69C17F68" w14:textId="77777777" w:rsidR="00B96EE5" w:rsidRDefault="00B96EE5" w:rsidP="00B96EE5">
      <w:r>
        <w:t>FR3 elicited a lot of suggestions about how it might be delivered, perhaps suggesting that it was vaguely worded. The feedback also indicated that users would value personalising their use of the app to tailor to their individual situation. As discussed in section 3.3, there are different experiences under the ‘trans umbrella’ that the app should try to cater for, such as transfeminine, transmasculine and non-binary. A key quote is:</w:t>
      </w:r>
    </w:p>
    <w:p w14:paraId="3F41A654" w14:textId="77777777" w:rsidR="00B96EE5" w:rsidRPr="005019C7" w:rsidRDefault="00B96EE5" w:rsidP="00B96EE5">
      <w:pPr>
        <w:pStyle w:val="ListParagraph"/>
        <w:numPr>
          <w:ilvl w:val="0"/>
          <w:numId w:val="19"/>
        </w:numPr>
        <w:rPr>
          <w:i/>
          <w:iCs/>
        </w:rPr>
      </w:pPr>
      <w:r w:rsidRPr="00436FD3">
        <w:rPr>
          <w:i/>
          <w:iCs/>
        </w:rPr>
        <w:t xml:space="preserve">“I wondered about a tag could be selected to specify services intended for specific people </w:t>
      </w:r>
      <w:proofErr w:type="spellStart"/>
      <w:proofErr w:type="gramStart"/>
      <w:r w:rsidRPr="00436FD3">
        <w:rPr>
          <w:i/>
          <w:iCs/>
        </w:rPr>
        <w:t>ie</w:t>
      </w:r>
      <w:proofErr w:type="spellEnd"/>
      <w:proofErr w:type="gramEnd"/>
      <w:r w:rsidRPr="00436FD3">
        <w:rPr>
          <w:i/>
          <w:iCs/>
        </w:rPr>
        <w:t xml:space="preserve"> just trans women/men like make up support”</w:t>
      </w:r>
      <w:r>
        <w:rPr>
          <w:i/>
          <w:iCs/>
        </w:rPr>
        <w:t xml:space="preserve"> </w:t>
      </w:r>
      <w:r>
        <w:t>(FR3)</w:t>
      </w:r>
    </w:p>
    <w:p w14:paraId="5496AD6C" w14:textId="77777777" w:rsidR="00B96EE5" w:rsidRDefault="00B96EE5" w:rsidP="00B96EE5">
      <w:r>
        <w:t>Therefore, FR3 has been amended to:</w:t>
      </w:r>
    </w:p>
    <w:p w14:paraId="3387D7F6" w14:textId="77777777" w:rsidR="00B96EE5" w:rsidRPr="009465CE" w:rsidRDefault="00B96EE5" w:rsidP="00B96EE5">
      <w:pPr>
        <w:pStyle w:val="ListParagraph"/>
        <w:numPr>
          <w:ilvl w:val="0"/>
          <w:numId w:val="19"/>
        </w:numPr>
        <w:rPr>
          <w:i/>
          <w:iCs/>
        </w:rPr>
      </w:pPr>
      <w:r w:rsidRPr="009465CE">
        <w:rPr>
          <w:i/>
          <w:iCs/>
        </w:rPr>
        <w:t>FR3: have tags to show or hide the services displayed on the map, based on type of service and the gender identities they provide for.</w:t>
      </w:r>
    </w:p>
    <w:p w14:paraId="7D74B608" w14:textId="77777777" w:rsidR="00B96EE5" w:rsidRDefault="00B96EE5" w:rsidP="00B96EE5">
      <w:r>
        <w:t>Additionally, a stakeholder need can be identified from this feedback:</w:t>
      </w:r>
    </w:p>
    <w:p w14:paraId="01783D8E" w14:textId="77777777" w:rsidR="00B96EE5" w:rsidRPr="009465CE" w:rsidRDefault="00B96EE5" w:rsidP="00B96EE5">
      <w:pPr>
        <w:pStyle w:val="ListParagraph"/>
        <w:numPr>
          <w:ilvl w:val="0"/>
          <w:numId w:val="19"/>
        </w:numPr>
        <w:rPr>
          <w:i/>
          <w:iCs/>
        </w:rPr>
      </w:pPr>
      <w:r w:rsidRPr="009465CE">
        <w:rPr>
          <w:i/>
          <w:iCs/>
        </w:rPr>
        <w:lastRenderedPageBreak/>
        <w:t>N1.2: Personalise the experience of finding services to my identity</w:t>
      </w:r>
    </w:p>
    <w:p w14:paraId="7CDE32BF" w14:textId="77777777" w:rsidR="00B96EE5" w:rsidRDefault="00B96EE5" w:rsidP="00B96EE5">
      <w:r>
        <w:t>For FR6 there was a lot of feedback that users find it difficult to find out about events because they are spread across multiple places such as Facebook groups and discord servers. It highlights a problem that with this functional requirement that in delivering it there would be a risk that this would be simply ‘another place where events can be created’ and would potentially exacerbate the problem that users have rather than improving it. A key quote is:</w:t>
      </w:r>
    </w:p>
    <w:p w14:paraId="734DB223" w14:textId="77777777" w:rsidR="00B96EE5" w:rsidRPr="00DC5E96" w:rsidRDefault="00B96EE5" w:rsidP="00B96EE5">
      <w:pPr>
        <w:pStyle w:val="ListParagraph"/>
        <w:numPr>
          <w:ilvl w:val="0"/>
          <w:numId w:val="19"/>
        </w:numPr>
        <w:rPr>
          <w:i/>
          <w:iCs/>
        </w:rPr>
      </w:pPr>
      <w:r w:rsidRPr="00454225">
        <w:rPr>
          <w:i/>
          <w:iCs/>
        </w:rPr>
        <w:t>“It’s hard to keep track of events, some are on Facebook, some by discord, so a central location would be lovely”</w:t>
      </w:r>
      <w:r>
        <w:rPr>
          <w:i/>
          <w:iCs/>
        </w:rPr>
        <w:t xml:space="preserve"> </w:t>
      </w:r>
      <w:r>
        <w:t>(FR6)</w:t>
      </w:r>
    </w:p>
    <w:p w14:paraId="06B7CB8D" w14:textId="77777777" w:rsidR="00B96EE5" w:rsidRDefault="00B96EE5" w:rsidP="00B96EE5">
      <w:r>
        <w:t>Therefore, FR6 has been amended to:</w:t>
      </w:r>
    </w:p>
    <w:p w14:paraId="540883D0" w14:textId="77777777" w:rsidR="00B96EE5" w:rsidRPr="009465CE" w:rsidRDefault="00B96EE5" w:rsidP="00B96EE5">
      <w:pPr>
        <w:pStyle w:val="ListParagraph"/>
        <w:numPr>
          <w:ilvl w:val="0"/>
          <w:numId w:val="19"/>
        </w:numPr>
        <w:rPr>
          <w:i/>
          <w:iCs/>
        </w:rPr>
      </w:pPr>
      <w:r w:rsidRPr="009465CE">
        <w:rPr>
          <w:i/>
          <w:iCs/>
        </w:rPr>
        <w:t>FR6: collate existing events for the community from other sources, in a calendar.</w:t>
      </w:r>
    </w:p>
    <w:p w14:paraId="65B5A71D" w14:textId="77777777" w:rsidR="00B96EE5" w:rsidRDefault="00B96EE5" w:rsidP="00B96EE5">
      <w:r>
        <w:t>A need can also be identified:</w:t>
      </w:r>
    </w:p>
    <w:p w14:paraId="04D8FA9A" w14:textId="77777777" w:rsidR="00B96EE5" w:rsidRPr="00D47F3E" w:rsidRDefault="00B96EE5" w:rsidP="00B96EE5">
      <w:pPr>
        <w:pStyle w:val="ListParagraph"/>
        <w:numPr>
          <w:ilvl w:val="0"/>
          <w:numId w:val="19"/>
        </w:numPr>
        <w:rPr>
          <w:i/>
          <w:iCs/>
        </w:rPr>
      </w:pPr>
      <w:r w:rsidRPr="009465CE">
        <w:rPr>
          <w:i/>
          <w:iCs/>
        </w:rPr>
        <w:t>N1.3: Find out about community events</w:t>
      </w:r>
    </w:p>
    <w:p w14:paraId="13128B1D" w14:textId="77777777" w:rsidR="00B96EE5" w:rsidRDefault="00B96EE5" w:rsidP="00B96EE5">
      <w:r>
        <w:t>Previously it has been stressed that maintaining privacy and safety of users is crucial to the project, both from a moral and reputational point of view. This community anxiety is highlighted by an unpromoted in response to the question about the filter tags:</w:t>
      </w:r>
    </w:p>
    <w:p w14:paraId="496F8E9B" w14:textId="77777777" w:rsidR="00B96EE5" w:rsidRDefault="00B96EE5" w:rsidP="00B96EE5">
      <w:pPr>
        <w:pStyle w:val="ListParagraph"/>
        <w:numPr>
          <w:ilvl w:val="0"/>
          <w:numId w:val="19"/>
        </w:numPr>
      </w:pPr>
      <w:r>
        <w:t>"</w:t>
      </w:r>
      <w:r w:rsidRPr="001E11E0">
        <w:t xml:space="preserve">not sure if this might allow </w:t>
      </w:r>
      <w:proofErr w:type="spellStart"/>
      <w:r w:rsidRPr="001E11E0">
        <w:t>terfs</w:t>
      </w:r>
      <w:proofErr w:type="spellEnd"/>
      <w:r w:rsidRPr="001E11E0">
        <w:t xml:space="preserve"> to find and cause problems for those services/users who attend that place?</w:t>
      </w:r>
      <w:r>
        <w:t xml:space="preserve">” </w:t>
      </w:r>
    </w:p>
    <w:p w14:paraId="57BEBD8E" w14:textId="77777777" w:rsidR="00B96EE5" w:rsidRDefault="00B96EE5" w:rsidP="00B96EE5">
      <w:r>
        <w:t>This is an important consideration for the app fundamentally, that while increasing the visibility of services is a positive thing for the trans community, that visibility may also increase for those who would do the community harm. However, this does not require change to NFR1 and other feedback indicated that this requirement was valid. A key quote is:</w:t>
      </w:r>
    </w:p>
    <w:p w14:paraId="4B7AC3FB" w14:textId="77777777" w:rsidR="00B96EE5" w:rsidRDefault="00B96EE5" w:rsidP="00B96EE5">
      <w:pPr>
        <w:pStyle w:val="ListParagraph"/>
        <w:numPr>
          <w:ilvl w:val="0"/>
          <w:numId w:val="19"/>
        </w:numPr>
      </w:pPr>
      <w:r>
        <w:t>“it would help with feeling safer particularly before coming out” (NFR1)</w:t>
      </w:r>
    </w:p>
    <w:p w14:paraId="3FBD5464" w14:textId="77777777" w:rsidR="00B96EE5" w:rsidRDefault="00B96EE5" w:rsidP="00B96EE5">
      <w:r>
        <w:t>A need can also be identified:</w:t>
      </w:r>
    </w:p>
    <w:p w14:paraId="5D5B62DB" w14:textId="77777777" w:rsidR="00B96EE5" w:rsidRPr="00DF3FF1" w:rsidRDefault="00B96EE5" w:rsidP="00B96EE5">
      <w:pPr>
        <w:rPr>
          <w:i/>
          <w:iCs/>
        </w:rPr>
      </w:pPr>
      <w:r w:rsidRPr="00454225">
        <w:rPr>
          <w:i/>
          <w:iCs/>
        </w:rPr>
        <w:t>N</w:t>
      </w:r>
      <w:r>
        <w:rPr>
          <w:i/>
          <w:iCs/>
        </w:rPr>
        <w:t>4</w:t>
      </w:r>
      <w:r w:rsidRPr="00454225">
        <w:rPr>
          <w:i/>
          <w:iCs/>
        </w:rPr>
        <w:t>: Maintain</w:t>
      </w:r>
      <w:r>
        <w:rPr>
          <w:i/>
          <w:iCs/>
        </w:rPr>
        <w:t xml:space="preserve"> my</w:t>
      </w:r>
      <w:r w:rsidRPr="00454225">
        <w:rPr>
          <w:i/>
          <w:iCs/>
        </w:rPr>
        <w:t xml:space="preserve"> safety and privacy</w:t>
      </w:r>
      <w:r>
        <w:rPr>
          <w:i/>
          <w:iCs/>
        </w:rPr>
        <w:t xml:space="preserve"> when using it</w:t>
      </w:r>
    </w:p>
    <w:p w14:paraId="15EC664B" w14:textId="77777777" w:rsidR="00B96EE5" w:rsidRDefault="00B96EE5" w:rsidP="00B96EE5">
      <w:r>
        <w:t xml:space="preserve">Feedback also indicated that FR4 was not important to users, as they have other apps they use to give them directions. Additionally, many services require some interaction or planning before using them, so a user would not likely go to the service directly and instead make an appointment. A key quote is: </w:t>
      </w:r>
    </w:p>
    <w:p w14:paraId="291D12F4" w14:textId="77777777" w:rsidR="00B96EE5" w:rsidRPr="00113BDA" w:rsidRDefault="00B96EE5" w:rsidP="00B96EE5">
      <w:pPr>
        <w:pStyle w:val="ListParagraph"/>
        <w:numPr>
          <w:ilvl w:val="0"/>
          <w:numId w:val="19"/>
        </w:numPr>
      </w:pPr>
      <w:r w:rsidRPr="00113BDA">
        <w:t>“Not particularly useful to me as I use google maps for navigation. A simple link to a maps provider would do for me”</w:t>
      </w:r>
      <w:r>
        <w:t xml:space="preserve"> (FR4)</w:t>
      </w:r>
    </w:p>
    <w:p w14:paraId="5B6CEDF6" w14:textId="77777777" w:rsidR="00B96EE5" w:rsidRDefault="00B96EE5" w:rsidP="00B96EE5">
      <w:r>
        <w:t xml:space="preserve">Therefore, FR4 has been removed entirely. </w:t>
      </w:r>
    </w:p>
    <w:p w14:paraId="7CF1CF9A" w14:textId="77777777" w:rsidR="00B96EE5" w:rsidRDefault="00B96EE5" w:rsidP="00B96EE5"/>
    <w:p w14:paraId="63B653F5" w14:textId="42D9B2CA" w:rsidR="00B96EE5" w:rsidRDefault="00B96EE5" w:rsidP="00B96EE5">
      <w:r>
        <w:t xml:space="preserve">Table </w:t>
      </w:r>
      <w:r w:rsidR="00254CD8">
        <w:t>6</w:t>
      </w:r>
      <w:r>
        <w:t xml:space="preserve"> below is the resulting stakeholder and requirements matrix. The extent to which a requirement meets a need is expressed as either none, low, medium, or high. This was parsed from the priority that users gave in their responses but also by interpreting their written responses and an understanding of how the requirements and needs will interact.</w:t>
      </w:r>
    </w:p>
    <w:p w14:paraId="64BFD882" w14:textId="1AC2DC09" w:rsidR="00B96EE5" w:rsidRDefault="00B96EE5" w:rsidP="00B96EE5">
      <w:pPr>
        <w:pStyle w:val="Caption"/>
        <w:keepNext/>
      </w:pPr>
      <w:r>
        <w:lastRenderedPageBreak/>
        <w:t xml:space="preserve">Table </w:t>
      </w:r>
      <w:fldSimple w:instr=" SEQ Table \* ARABIC ">
        <w:r w:rsidR="00254CD8">
          <w:rPr>
            <w:noProof/>
          </w:rPr>
          <w:t>6</w:t>
        </w:r>
      </w:fldSimple>
      <w:r>
        <w:t xml:space="preserve"> Stakeholder and requirements matrix work in progress</w:t>
      </w:r>
    </w:p>
    <w:tbl>
      <w:tblPr>
        <w:tblStyle w:val="TableGrid"/>
        <w:tblW w:w="0" w:type="auto"/>
        <w:tblLook w:val="04A0" w:firstRow="1" w:lastRow="0" w:firstColumn="1" w:lastColumn="0" w:noHBand="0" w:noVBand="1"/>
      </w:tblPr>
      <w:tblGrid>
        <w:gridCol w:w="1232"/>
        <w:gridCol w:w="857"/>
        <w:gridCol w:w="865"/>
        <w:gridCol w:w="866"/>
        <w:gridCol w:w="867"/>
        <w:gridCol w:w="867"/>
        <w:gridCol w:w="867"/>
        <w:gridCol w:w="881"/>
      </w:tblGrid>
      <w:tr w:rsidR="00B96EE5" w14:paraId="2E1C38D5" w14:textId="77777777" w:rsidTr="00804DB4">
        <w:tc>
          <w:tcPr>
            <w:tcW w:w="1232" w:type="dxa"/>
          </w:tcPr>
          <w:p w14:paraId="2EE1F2C2" w14:textId="77777777" w:rsidR="00B96EE5" w:rsidRDefault="00B96EE5" w:rsidP="00804DB4"/>
        </w:tc>
        <w:tc>
          <w:tcPr>
            <w:tcW w:w="857" w:type="dxa"/>
          </w:tcPr>
          <w:p w14:paraId="2D2AB5CC" w14:textId="77777777" w:rsidR="00B96EE5" w:rsidRDefault="00B96EE5" w:rsidP="00804DB4"/>
        </w:tc>
        <w:tc>
          <w:tcPr>
            <w:tcW w:w="865" w:type="dxa"/>
          </w:tcPr>
          <w:p w14:paraId="5A8D2B39" w14:textId="77777777" w:rsidR="00B96EE5" w:rsidRDefault="00B96EE5" w:rsidP="00804DB4">
            <w:r>
              <w:t>FR1</w:t>
            </w:r>
          </w:p>
        </w:tc>
        <w:tc>
          <w:tcPr>
            <w:tcW w:w="866" w:type="dxa"/>
          </w:tcPr>
          <w:p w14:paraId="74C01AEC" w14:textId="77777777" w:rsidR="00B96EE5" w:rsidRDefault="00B96EE5" w:rsidP="00804DB4">
            <w:r>
              <w:t>FR2</w:t>
            </w:r>
          </w:p>
        </w:tc>
        <w:tc>
          <w:tcPr>
            <w:tcW w:w="867" w:type="dxa"/>
          </w:tcPr>
          <w:p w14:paraId="08D5BB2F" w14:textId="77777777" w:rsidR="00B96EE5" w:rsidRDefault="00B96EE5" w:rsidP="00804DB4">
            <w:r>
              <w:t>FR3</w:t>
            </w:r>
          </w:p>
        </w:tc>
        <w:tc>
          <w:tcPr>
            <w:tcW w:w="867" w:type="dxa"/>
          </w:tcPr>
          <w:p w14:paraId="0A7ABFD6" w14:textId="77777777" w:rsidR="00B96EE5" w:rsidRDefault="00B96EE5" w:rsidP="00804DB4">
            <w:r>
              <w:t>FR5</w:t>
            </w:r>
          </w:p>
        </w:tc>
        <w:tc>
          <w:tcPr>
            <w:tcW w:w="867" w:type="dxa"/>
          </w:tcPr>
          <w:p w14:paraId="221E2C57" w14:textId="77777777" w:rsidR="00B96EE5" w:rsidRDefault="00B96EE5" w:rsidP="00804DB4">
            <w:r>
              <w:t>FR6</w:t>
            </w:r>
          </w:p>
        </w:tc>
        <w:tc>
          <w:tcPr>
            <w:tcW w:w="881" w:type="dxa"/>
          </w:tcPr>
          <w:p w14:paraId="7A97D6E6" w14:textId="77777777" w:rsidR="00B96EE5" w:rsidRDefault="00B96EE5" w:rsidP="00804DB4">
            <w:r>
              <w:t>NFR1</w:t>
            </w:r>
          </w:p>
        </w:tc>
      </w:tr>
      <w:tr w:rsidR="00B96EE5" w14:paraId="4B3FC6CD" w14:textId="77777777" w:rsidTr="00804DB4">
        <w:tc>
          <w:tcPr>
            <w:tcW w:w="1232" w:type="dxa"/>
            <w:vMerge w:val="restart"/>
          </w:tcPr>
          <w:p w14:paraId="0BBCFFD9" w14:textId="77777777" w:rsidR="00B96EE5" w:rsidRDefault="00B96EE5" w:rsidP="00804DB4">
            <w:r>
              <w:t>Trans community app users</w:t>
            </w:r>
          </w:p>
        </w:tc>
        <w:tc>
          <w:tcPr>
            <w:tcW w:w="857" w:type="dxa"/>
          </w:tcPr>
          <w:p w14:paraId="6CAFF1B5" w14:textId="77777777" w:rsidR="00B96EE5" w:rsidRDefault="00B96EE5" w:rsidP="00804DB4">
            <w:r>
              <w:t>N1.1</w:t>
            </w:r>
          </w:p>
        </w:tc>
        <w:tc>
          <w:tcPr>
            <w:tcW w:w="865" w:type="dxa"/>
          </w:tcPr>
          <w:p w14:paraId="34D8B0B4" w14:textId="77777777" w:rsidR="00B96EE5" w:rsidRDefault="00B96EE5" w:rsidP="00804DB4">
            <w:r>
              <w:t>H</w:t>
            </w:r>
          </w:p>
        </w:tc>
        <w:tc>
          <w:tcPr>
            <w:tcW w:w="866" w:type="dxa"/>
          </w:tcPr>
          <w:p w14:paraId="77FFBE48" w14:textId="77777777" w:rsidR="00B96EE5" w:rsidRDefault="00B96EE5" w:rsidP="00804DB4">
            <w:r>
              <w:t>H</w:t>
            </w:r>
          </w:p>
        </w:tc>
        <w:tc>
          <w:tcPr>
            <w:tcW w:w="867" w:type="dxa"/>
          </w:tcPr>
          <w:p w14:paraId="2933C8A5" w14:textId="77777777" w:rsidR="00B96EE5" w:rsidRDefault="00B96EE5" w:rsidP="00804DB4"/>
        </w:tc>
        <w:tc>
          <w:tcPr>
            <w:tcW w:w="867" w:type="dxa"/>
          </w:tcPr>
          <w:p w14:paraId="42A5186A" w14:textId="77777777" w:rsidR="00B96EE5" w:rsidRDefault="00B96EE5" w:rsidP="00804DB4">
            <w:r>
              <w:t>H</w:t>
            </w:r>
          </w:p>
        </w:tc>
        <w:tc>
          <w:tcPr>
            <w:tcW w:w="867" w:type="dxa"/>
          </w:tcPr>
          <w:p w14:paraId="52A6765E" w14:textId="77777777" w:rsidR="00B96EE5" w:rsidRDefault="00B96EE5" w:rsidP="00804DB4"/>
        </w:tc>
        <w:tc>
          <w:tcPr>
            <w:tcW w:w="881" w:type="dxa"/>
          </w:tcPr>
          <w:p w14:paraId="5717E883" w14:textId="77777777" w:rsidR="00B96EE5" w:rsidRDefault="00B96EE5" w:rsidP="00804DB4"/>
        </w:tc>
      </w:tr>
      <w:tr w:rsidR="00B96EE5" w14:paraId="0C2702C9" w14:textId="77777777" w:rsidTr="00804DB4">
        <w:tc>
          <w:tcPr>
            <w:tcW w:w="1232" w:type="dxa"/>
            <w:vMerge/>
          </w:tcPr>
          <w:p w14:paraId="68BA7ED0" w14:textId="77777777" w:rsidR="00B96EE5" w:rsidRDefault="00B96EE5" w:rsidP="00804DB4"/>
        </w:tc>
        <w:tc>
          <w:tcPr>
            <w:tcW w:w="857" w:type="dxa"/>
          </w:tcPr>
          <w:p w14:paraId="559FD152" w14:textId="77777777" w:rsidR="00B96EE5" w:rsidRDefault="00B96EE5" w:rsidP="00804DB4">
            <w:r>
              <w:t>N1.2</w:t>
            </w:r>
          </w:p>
        </w:tc>
        <w:tc>
          <w:tcPr>
            <w:tcW w:w="865" w:type="dxa"/>
          </w:tcPr>
          <w:p w14:paraId="6F2E15DF" w14:textId="77777777" w:rsidR="00B96EE5" w:rsidRDefault="00B96EE5" w:rsidP="00804DB4"/>
        </w:tc>
        <w:tc>
          <w:tcPr>
            <w:tcW w:w="866" w:type="dxa"/>
          </w:tcPr>
          <w:p w14:paraId="5609F91B" w14:textId="77777777" w:rsidR="00B96EE5" w:rsidRDefault="00B96EE5" w:rsidP="00804DB4"/>
        </w:tc>
        <w:tc>
          <w:tcPr>
            <w:tcW w:w="867" w:type="dxa"/>
          </w:tcPr>
          <w:p w14:paraId="57A66CA1" w14:textId="77777777" w:rsidR="00B96EE5" w:rsidRDefault="00B96EE5" w:rsidP="00804DB4">
            <w:r>
              <w:t>H</w:t>
            </w:r>
          </w:p>
        </w:tc>
        <w:tc>
          <w:tcPr>
            <w:tcW w:w="867" w:type="dxa"/>
          </w:tcPr>
          <w:p w14:paraId="26A244F1" w14:textId="77777777" w:rsidR="00B96EE5" w:rsidRDefault="00B96EE5" w:rsidP="00804DB4">
            <w:r>
              <w:t>M</w:t>
            </w:r>
          </w:p>
        </w:tc>
        <w:tc>
          <w:tcPr>
            <w:tcW w:w="867" w:type="dxa"/>
          </w:tcPr>
          <w:p w14:paraId="3A3B8CF8" w14:textId="77777777" w:rsidR="00B96EE5" w:rsidRDefault="00B96EE5" w:rsidP="00804DB4"/>
        </w:tc>
        <w:tc>
          <w:tcPr>
            <w:tcW w:w="881" w:type="dxa"/>
          </w:tcPr>
          <w:p w14:paraId="199BE182" w14:textId="77777777" w:rsidR="00B96EE5" w:rsidRDefault="00B96EE5" w:rsidP="00804DB4"/>
        </w:tc>
      </w:tr>
      <w:tr w:rsidR="00B96EE5" w14:paraId="59404DFE" w14:textId="77777777" w:rsidTr="00804DB4">
        <w:tc>
          <w:tcPr>
            <w:tcW w:w="1232" w:type="dxa"/>
            <w:vMerge/>
          </w:tcPr>
          <w:p w14:paraId="4FA2823B" w14:textId="77777777" w:rsidR="00B96EE5" w:rsidRDefault="00B96EE5" w:rsidP="00804DB4"/>
        </w:tc>
        <w:tc>
          <w:tcPr>
            <w:tcW w:w="857" w:type="dxa"/>
          </w:tcPr>
          <w:p w14:paraId="286AE787" w14:textId="77777777" w:rsidR="00B96EE5" w:rsidRDefault="00B96EE5" w:rsidP="00804DB4">
            <w:r>
              <w:t>N1.3</w:t>
            </w:r>
          </w:p>
        </w:tc>
        <w:tc>
          <w:tcPr>
            <w:tcW w:w="865" w:type="dxa"/>
          </w:tcPr>
          <w:p w14:paraId="2840F492" w14:textId="77777777" w:rsidR="00B96EE5" w:rsidRDefault="00B96EE5" w:rsidP="00804DB4">
            <w:r>
              <w:t>L</w:t>
            </w:r>
          </w:p>
        </w:tc>
        <w:tc>
          <w:tcPr>
            <w:tcW w:w="866" w:type="dxa"/>
          </w:tcPr>
          <w:p w14:paraId="5EF3464D" w14:textId="77777777" w:rsidR="00B96EE5" w:rsidRDefault="00B96EE5" w:rsidP="00804DB4">
            <w:r>
              <w:t>L</w:t>
            </w:r>
          </w:p>
        </w:tc>
        <w:tc>
          <w:tcPr>
            <w:tcW w:w="867" w:type="dxa"/>
          </w:tcPr>
          <w:p w14:paraId="35DCD9D4" w14:textId="77777777" w:rsidR="00B96EE5" w:rsidRDefault="00B96EE5" w:rsidP="00804DB4"/>
        </w:tc>
        <w:tc>
          <w:tcPr>
            <w:tcW w:w="867" w:type="dxa"/>
          </w:tcPr>
          <w:p w14:paraId="749D7C65" w14:textId="77777777" w:rsidR="00B96EE5" w:rsidRDefault="00B96EE5" w:rsidP="00804DB4"/>
        </w:tc>
        <w:tc>
          <w:tcPr>
            <w:tcW w:w="867" w:type="dxa"/>
          </w:tcPr>
          <w:p w14:paraId="58BA1B7C" w14:textId="77777777" w:rsidR="00B96EE5" w:rsidRDefault="00B96EE5" w:rsidP="00804DB4">
            <w:r>
              <w:t>H</w:t>
            </w:r>
          </w:p>
        </w:tc>
        <w:tc>
          <w:tcPr>
            <w:tcW w:w="881" w:type="dxa"/>
          </w:tcPr>
          <w:p w14:paraId="76BD5A5B" w14:textId="77777777" w:rsidR="00B96EE5" w:rsidRDefault="00B96EE5" w:rsidP="00804DB4"/>
        </w:tc>
      </w:tr>
      <w:tr w:rsidR="00B96EE5" w14:paraId="1A066014" w14:textId="77777777" w:rsidTr="00804DB4">
        <w:tc>
          <w:tcPr>
            <w:tcW w:w="1232" w:type="dxa"/>
            <w:vMerge/>
          </w:tcPr>
          <w:p w14:paraId="12FCE9B6" w14:textId="77777777" w:rsidR="00B96EE5" w:rsidRDefault="00B96EE5" w:rsidP="00804DB4"/>
        </w:tc>
        <w:tc>
          <w:tcPr>
            <w:tcW w:w="857" w:type="dxa"/>
          </w:tcPr>
          <w:p w14:paraId="0B9E95D4" w14:textId="77777777" w:rsidR="00B96EE5" w:rsidRDefault="00B96EE5" w:rsidP="00804DB4">
            <w:r>
              <w:t>N1.4</w:t>
            </w:r>
          </w:p>
        </w:tc>
        <w:tc>
          <w:tcPr>
            <w:tcW w:w="865" w:type="dxa"/>
          </w:tcPr>
          <w:p w14:paraId="5DE6AE05" w14:textId="77777777" w:rsidR="00B96EE5" w:rsidRDefault="00B96EE5" w:rsidP="00804DB4"/>
        </w:tc>
        <w:tc>
          <w:tcPr>
            <w:tcW w:w="866" w:type="dxa"/>
          </w:tcPr>
          <w:p w14:paraId="75AEE502" w14:textId="77777777" w:rsidR="00B96EE5" w:rsidRDefault="00B96EE5" w:rsidP="00804DB4"/>
        </w:tc>
        <w:tc>
          <w:tcPr>
            <w:tcW w:w="867" w:type="dxa"/>
          </w:tcPr>
          <w:p w14:paraId="51946CD8" w14:textId="77777777" w:rsidR="00B96EE5" w:rsidRDefault="00B96EE5" w:rsidP="00804DB4"/>
        </w:tc>
        <w:tc>
          <w:tcPr>
            <w:tcW w:w="867" w:type="dxa"/>
          </w:tcPr>
          <w:p w14:paraId="462082B2" w14:textId="77777777" w:rsidR="00B96EE5" w:rsidRDefault="00B96EE5" w:rsidP="00804DB4"/>
        </w:tc>
        <w:tc>
          <w:tcPr>
            <w:tcW w:w="867" w:type="dxa"/>
          </w:tcPr>
          <w:p w14:paraId="6842B38A" w14:textId="77777777" w:rsidR="00B96EE5" w:rsidRDefault="00B96EE5" w:rsidP="00804DB4"/>
        </w:tc>
        <w:tc>
          <w:tcPr>
            <w:tcW w:w="881" w:type="dxa"/>
          </w:tcPr>
          <w:p w14:paraId="61EE9CE8" w14:textId="77777777" w:rsidR="00B96EE5" w:rsidRDefault="00B96EE5" w:rsidP="00804DB4">
            <w:r>
              <w:t>H</w:t>
            </w:r>
          </w:p>
        </w:tc>
      </w:tr>
      <w:tr w:rsidR="00B96EE5" w14:paraId="02503B5A" w14:textId="77777777" w:rsidTr="00804DB4">
        <w:tc>
          <w:tcPr>
            <w:tcW w:w="1232" w:type="dxa"/>
            <w:vMerge w:val="restart"/>
          </w:tcPr>
          <w:p w14:paraId="01A0930C" w14:textId="77777777" w:rsidR="00B96EE5" w:rsidRDefault="00B96EE5" w:rsidP="00804DB4">
            <w:r>
              <w:t>Service providers</w:t>
            </w:r>
          </w:p>
        </w:tc>
        <w:tc>
          <w:tcPr>
            <w:tcW w:w="857" w:type="dxa"/>
          </w:tcPr>
          <w:p w14:paraId="0835D42F" w14:textId="77777777" w:rsidR="00B96EE5" w:rsidRDefault="00B96EE5" w:rsidP="00804DB4">
            <w:r>
              <w:t>N2.1</w:t>
            </w:r>
          </w:p>
        </w:tc>
        <w:tc>
          <w:tcPr>
            <w:tcW w:w="865" w:type="dxa"/>
          </w:tcPr>
          <w:p w14:paraId="1419B19F" w14:textId="77777777" w:rsidR="00B96EE5" w:rsidRDefault="00B96EE5" w:rsidP="00804DB4"/>
        </w:tc>
        <w:tc>
          <w:tcPr>
            <w:tcW w:w="866" w:type="dxa"/>
          </w:tcPr>
          <w:p w14:paraId="38BFD5A0" w14:textId="77777777" w:rsidR="00B96EE5" w:rsidRDefault="00B96EE5" w:rsidP="00804DB4"/>
        </w:tc>
        <w:tc>
          <w:tcPr>
            <w:tcW w:w="867" w:type="dxa"/>
          </w:tcPr>
          <w:p w14:paraId="32732771" w14:textId="77777777" w:rsidR="00B96EE5" w:rsidRDefault="00B96EE5" w:rsidP="00804DB4"/>
        </w:tc>
        <w:tc>
          <w:tcPr>
            <w:tcW w:w="867" w:type="dxa"/>
          </w:tcPr>
          <w:p w14:paraId="06BCE0C9" w14:textId="77777777" w:rsidR="00B96EE5" w:rsidRDefault="00B96EE5" w:rsidP="00804DB4"/>
        </w:tc>
        <w:tc>
          <w:tcPr>
            <w:tcW w:w="867" w:type="dxa"/>
          </w:tcPr>
          <w:p w14:paraId="1708447B" w14:textId="77777777" w:rsidR="00B96EE5" w:rsidRDefault="00B96EE5" w:rsidP="00804DB4"/>
        </w:tc>
        <w:tc>
          <w:tcPr>
            <w:tcW w:w="881" w:type="dxa"/>
          </w:tcPr>
          <w:p w14:paraId="3337E4C5" w14:textId="77777777" w:rsidR="00B96EE5" w:rsidRDefault="00B96EE5" w:rsidP="00804DB4"/>
        </w:tc>
      </w:tr>
      <w:tr w:rsidR="00B96EE5" w14:paraId="3DBD025D" w14:textId="77777777" w:rsidTr="00804DB4">
        <w:tc>
          <w:tcPr>
            <w:tcW w:w="1232" w:type="dxa"/>
            <w:vMerge/>
          </w:tcPr>
          <w:p w14:paraId="5B01A0BE" w14:textId="77777777" w:rsidR="00B96EE5" w:rsidRDefault="00B96EE5" w:rsidP="00804DB4"/>
        </w:tc>
        <w:tc>
          <w:tcPr>
            <w:tcW w:w="857" w:type="dxa"/>
          </w:tcPr>
          <w:p w14:paraId="688089F1" w14:textId="77777777" w:rsidR="00B96EE5" w:rsidRDefault="00B96EE5" w:rsidP="00804DB4">
            <w:r>
              <w:t>N2.2</w:t>
            </w:r>
          </w:p>
        </w:tc>
        <w:tc>
          <w:tcPr>
            <w:tcW w:w="865" w:type="dxa"/>
          </w:tcPr>
          <w:p w14:paraId="2638C921" w14:textId="77777777" w:rsidR="00B96EE5" w:rsidRDefault="00B96EE5" w:rsidP="00804DB4"/>
        </w:tc>
        <w:tc>
          <w:tcPr>
            <w:tcW w:w="866" w:type="dxa"/>
          </w:tcPr>
          <w:p w14:paraId="6B88C403" w14:textId="77777777" w:rsidR="00B96EE5" w:rsidRDefault="00B96EE5" w:rsidP="00804DB4"/>
        </w:tc>
        <w:tc>
          <w:tcPr>
            <w:tcW w:w="867" w:type="dxa"/>
          </w:tcPr>
          <w:p w14:paraId="78D49CCD" w14:textId="77777777" w:rsidR="00B96EE5" w:rsidRDefault="00B96EE5" w:rsidP="00804DB4"/>
        </w:tc>
        <w:tc>
          <w:tcPr>
            <w:tcW w:w="867" w:type="dxa"/>
          </w:tcPr>
          <w:p w14:paraId="0F904C1A" w14:textId="77777777" w:rsidR="00B96EE5" w:rsidRDefault="00B96EE5" w:rsidP="00804DB4"/>
        </w:tc>
        <w:tc>
          <w:tcPr>
            <w:tcW w:w="867" w:type="dxa"/>
          </w:tcPr>
          <w:p w14:paraId="2DC43D04" w14:textId="77777777" w:rsidR="00B96EE5" w:rsidRDefault="00B96EE5" w:rsidP="00804DB4"/>
        </w:tc>
        <w:tc>
          <w:tcPr>
            <w:tcW w:w="881" w:type="dxa"/>
          </w:tcPr>
          <w:p w14:paraId="5C658570" w14:textId="77777777" w:rsidR="00B96EE5" w:rsidRDefault="00B96EE5" w:rsidP="00804DB4"/>
        </w:tc>
      </w:tr>
    </w:tbl>
    <w:p w14:paraId="17107A1C" w14:textId="77777777" w:rsidR="00B96EE5" w:rsidRDefault="00B96EE5" w:rsidP="00B96EE5"/>
    <w:p w14:paraId="6E295338" w14:textId="77777777" w:rsidR="00B96EE5" w:rsidRDefault="00B96EE5" w:rsidP="00B96EE5">
      <w:r>
        <w:t xml:space="preserve">Further analysis will be conducted to produce user stories from the feedback that has been gathered, and then all of this will be collated in a condensed version of a </w:t>
      </w:r>
      <w:proofErr w:type="spellStart"/>
      <w:r>
        <w:t>Volaire</w:t>
      </w:r>
      <w:proofErr w:type="spellEnd"/>
      <w:r>
        <w:t xml:space="preserve"> template. So far only one non-functional requirement has been considered, so more could be identified and as development continues further requirements may emerge.</w:t>
      </w:r>
    </w:p>
    <w:p w14:paraId="426A7D63" w14:textId="0C330007" w:rsidR="00B96EE5" w:rsidRDefault="00B96EE5" w:rsidP="00B96EE5"/>
    <w:p w14:paraId="1B94D719" w14:textId="380CA9A8" w:rsidR="00254CD8" w:rsidRDefault="00254CD8" w:rsidP="00B96EE5"/>
    <w:p w14:paraId="58D5681F" w14:textId="0683E4D2" w:rsidR="00254CD8" w:rsidRDefault="00254CD8" w:rsidP="00B96EE5"/>
    <w:p w14:paraId="0CEE0876" w14:textId="03C4B1F4" w:rsidR="00254CD8" w:rsidRDefault="00254CD8" w:rsidP="00B96EE5"/>
    <w:p w14:paraId="2BEB9085" w14:textId="247DFF91" w:rsidR="00254CD8" w:rsidRDefault="00254CD8" w:rsidP="00B96EE5"/>
    <w:p w14:paraId="10C21F3E" w14:textId="2A8DEF7C" w:rsidR="00254CD8" w:rsidRDefault="00254CD8" w:rsidP="00B96EE5"/>
    <w:p w14:paraId="222940EA" w14:textId="03ADCA67" w:rsidR="00254CD8" w:rsidRDefault="00254CD8" w:rsidP="00B96EE5"/>
    <w:p w14:paraId="3D3A7E3A" w14:textId="5F5BDA06" w:rsidR="00254CD8" w:rsidRDefault="00254CD8" w:rsidP="00B96EE5"/>
    <w:p w14:paraId="61C810D0" w14:textId="75CCA108" w:rsidR="00254CD8" w:rsidRDefault="00254CD8" w:rsidP="00B96EE5"/>
    <w:p w14:paraId="464AAC83" w14:textId="5643EC4E" w:rsidR="00254CD8" w:rsidRDefault="00254CD8" w:rsidP="00B96EE5"/>
    <w:p w14:paraId="06CD4820" w14:textId="1FD9E7C1" w:rsidR="00254CD8" w:rsidRDefault="00254CD8" w:rsidP="00B96EE5"/>
    <w:p w14:paraId="059C9409" w14:textId="2C866219" w:rsidR="00254CD8" w:rsidRDefault="00254CD8" w:rsidP="00B96EE5"/>
    <w:p w14:paraId="3A6E359E" w14:textId="115BE183" w:rsidR="00254CD8" w:rsidRDefault="00254CD8" w:rsidP="00B96EE5"/>
    <w:p w14:paraId="0CE71EA8" w14:textId="76E57FFE" w:rsidR="00254CD8" w:rsidRDefault="00254CD8" w:rsidP="00B96EE5"/>
    <w:p w14:paraId="5D6C3B91" w14:textId="2987CCC6" w:rsidR="00254CD8" w:rsidRDefault="00254CD8" w:rsidP="00B96EE5"/>
    <w:p w14:paraId="59C7975A" w14:textId="5464C043" w:rsidR="00254CD8" w:rsidRDefault="00254CD8" w:rsidP="00B96EE5"/>
    <w:p w14:paraId="3830B33E" w14:textId="00395942" w:rsidR="00254CD8" w:rsidRDefault="00254CD8" w:rsidP="00B96EE5"/>
    <w:p w14:paraId="3321F36C" w14:textId="5F0E83E4" w:rsidR="00254CD8" w:rsidRDefault="00254CD8" w:rsidP="00B96EE5"/>
    <w:p w14:paraId="4AE6ADB9" w14:textId="63145ECE" w:rsidR="00254CD8" w:rsidRDefault="00254CD8" w:rsidP="00B96EE5"/>
    <w:p w14:paraId="1F85F23C" w14:textId="77777777" w:rsidR="00254CD8" w:rsidRDefault="00254CD8" w:rsidP="00B96EE5"/>
    <w:p w14:paraId="0A590421" w14:textId="6C84DED5" w:rsidR="00B96EE5" w:rsidRDefault="00EC70B8" w:rsidP="00EC70B8">
      <w:pPr>
        <w:pStyle w:val="Heading2"/>
      </w:pPr>
      <w:bookmarkStart w:id="60" w:name="_Toc133958609"/>
      <w:bookmarkStart w:id="61" w:name="_Toc139391425"/>
      <w:r>
        <w:lastRenderedPageBreak/>
        <w:t>4.</w:t>
      </w:r>
      <w:r w:rsidR="00891A6D">
        <w:t>5</w:t>
      </w:r>
      <w:r>
        <w:t xml:space="preserve"> Appendix </w:t>
      </w:r>
      <w:r w:rsidR="00891A6D">
        <w:t>E</w:t>
      </w:r>
      <w:r>
        <w:t xml:space="preserve"> – </w:t>
      </w:r>
      <w:r w:rsidR="00B96EE5">
        <w:t>User Interface design</w:t>
      </w:r>
      <w:bookmarkEnd w:id="60"/>
      <w:bookmarkEnd w:id="61"/>
    </w:p>
    <w:p w14:paraId="14000C34" w14:textId="77777777" w:rsidR="00B96EE5" w:rsidRDefault="00B96EE5" w:rsidP="00B96EE5">
      <w:r>
        <w:t xml:space="preserve">As explained previously, some skills development was undertaken by studying Gray’s CSS Tutorial – Full Course for Beginners (2022) and </w:t>
      </w:r>
      <w:proofErr w:type="spellStart"/>
      <w:r>
        <w:t>McFedries</w:t>
      </w:r>
      <w:proofErr w:type="spellEnd"/>
      <w:r>
        <w:t>’ Web Design Playground HTML and CSS the Interactive Way (2019). The goal was to gain enough knowledge to produce a simple, but effective layout that would maximise screen space to ensure that information is legible to the user, while taking into consideration accessibility issues (discussed in section 3.3).</w:t>
      </w:r>
      <w:r w:rsidRPr="004E1EC8">
        <w:t xml:space="preserve"> </w:t>
      </w:r>
      <w:r>
        <w:t xml:space="preserve">Previously three types of designs were considered, a design </w:t>
      </w:r>
      <w:proofErr w:type="gramStart"/>
      <w:r>
        <w:t>similar to</w:t>
      </w:r>
      <w:proofErr w:type="gramEnd"/>
      <w:r>
        <w:t xml:space="preserve"> google maps, a design with menus that slide in from the sides and a very simplified design and the conclusion was that a balance would have to be struck between investing time on learning how to produce these designs and spending time on other critical aspects of the project.</w:t>
      </w:r>
    </w:p>
    <w:p w14:paraId="60E0F2CB" w14:textId="588F09FE" w:rsidR="00B96EE5" w:rsidRDefault="00B96EE5" w:rsidP="00B96EE5">
      <w:r>
        <w:t xml:space="preserve">The first task was to create a simple menu bar and decided to start by using an unordered list to do this. Initially a horizontal bar was considered, but on reflection this may have taken up unnecessarily screen real estate, so instead, it was adapted into a drop down ‘hamburger’ menu as Gray and </w:t>
      </w:r>
      <w:proofErr w:type="spellStart"/>
      <w:r>
        <w:t>McFedries</w:t>
      </w:r>
      <w:proofErr w:type="spellEnd"/>
      <w:r>
        <w:t xml:space="preserve"> both illustrate. This was achieved by utilizing the transition property and a hidden checkbox to activate the menu, with figures </w:t>
      </w:r>
      <w:r w:rsidR="00254CD8">
        <w:t>24</w:t>
      </w:r>
      <w:r>
        <w:t xml:space="preserve"> and </w:t>
      </w:r>
      <w:r w:rsidR="00254CD8">
        <w:t>25</w:t>
      </w:r>
      <w:r>
        <w:t xml:space="preserve"> showing it with the menu closed and open.</w:t>
      </w:r>
    </w:p>
    <w:p w14:paraId="30CF2FA9" w14:textId="77777777" w:rsidR="00B96EE5" w:rsidRDefault="00B96EE5" w:rsidP="00B96EE5">
      <w:pPr>
        <w:keepNext/>
      </w:pPr>
      <w:r>
        <w:rPr>
          <w:noProof/>
        </w:rPr>
        <w:drawing>
          <wp:inline distT="0" distB="0" distL="0" distR="0" wp14:anchorId="297DF7BE" wp14:editId="609609AA">
            <wp:extent cx="5731510" cy="1775460"/>
            <wp:effectExtent l="0" t="0" r="2540" b="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5731510" cy="1775460"/>
                    </a:xfrm>
                    <a:prstGeom prst="rect">
                      <a:avLst/>
                    </a:prstGeom>
                  </pic:spPr>
                </pic:pic>
              </a:graphicData>
            </a:graphic>
          </wp:inline>
        </w:drawing>
      </w:r>
    </w:p>
    <w:p w14:paraId="17643F0A" w14:textId="7997428A" w:rsidR="00B96EE5" w:rsidRDefault="00B96EE5" w:rsidP="00B96EE5">
      <w:pPr>
        <w:pStyle w:val="Caption"/>
      </w:pPr>
      <w:r>
        <w:t xml:space="preserve">Figure </w:t>
      </w:r>
      <w:fldSimple w:instr=" SEQ Figure \* ARABIC ">
        <w:r w:rsidR="00254CD8">
          <w:rPr>
            <w:noProof/>
          </w:rPr>
          <w:t>24</w:t>
        </w:r>
      </w:fldSimple>
      <w:r>
        <w:t xml:space="preserve"> Drop down menu closed</w:t>
      </w:r>
    </w:p>
    <w:p w14:paraId="7BD31189" w14:textId="77777777" w:rsidR="00B96EE5" w:rsidRDefault="00B96EE5" w:rsidP="00B96EE5">
      <w:pPr>
        <w:keepNext/>
      </w:pPr>
      <w:r>
        <w:rPr>
          <w:noProof/>
        </w:rPr>
        <w:drawing>
          <wp:inline distT="0" distB="0" distL="0" distR="0" wp14:anchorId="76FDB032" wp14:editId="7D5D6E83">
            <wp:extent cx="5731510" cy="1709420"/>
            <wp:effectExtent l="0" t="0" r="2540" b="508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5731510" cy="1709420"/>
                    </a:xfrm>
                    <a:prstGeom prst="rect">
                      <a:avLst/>
                    </a:prstGeom>
                  </pic:spPr>
                </pic:pic>
              </a:graphicData>
            </a:graphic>
          </wp:inline>
        </w:drawing>
      </w:r>
    </w:p>
    <w:p w14:paraId="6B54A9BB" w14:textId="4A71A8DE" w:rsidR="00B96EE5" w:rsidRDefault="00B96EE5" w:rsidP="00B96EE5">
      <w:pPr>
        <w:pStyle w:val="Caption"/>
      </w:pPr>
      <w:r>
        <w:t xml:space="preserve">Figure </w:t>
      </w:r>
      <w:fldSimple w:instr=" SEQ Figure \* ARABIC ">
        <w:r w:rsidR="00254CD8">
          <w:rPr>
            <w:noProof/>
          </w:rPr>
          <w:t>25</w:t>
        </w:r>
      </w:fldSimple>
      <w:r>
        <w:t xml:space="preserve"> Drop down menu open</w:t>
      </w:r>
    </w:p>
    <w:p w14:paraId="2A00599B" w14:textId="3597DB2B" w:rsidR="00B96EE5" w:rsidRDefault="00B96EE5" w:rsidP="00B96EE5">
      <w:r>
        <w:t xml:space="preserve">While this may be adequate, it seemed relatively simple to change this to emulate the ‘sliding menus’ design sketched in TMA01 by having it transition horizontally rather than vertically. This opens and closes by tapping/clicking the ‘hamburger’ icon, though the original concept conceived of it also opening using swipe gestures, this is something that could be added later in the project. Placeholder buttons for the service tags and a placeholder container for the map (which has a green colour, so it is visible for development) were also added. This is shown in figure </w:t>
      </w:r>
      <w:r w:rsidR="00254CD8">
        <w:t>26</w:t>
      </w:r>
      <w:r>
        <w:t>.</w:t>
      </w:r>
    </w:p>
    <w:p w14:paraId="6A7A4DB9" w14:textId="77777777" w:rsidR="00B96EE5" w:rsidRDefault="00B96EE5" w:rsidP="00B96EE5">
      <w:pPr>
        <w:keepNext/>
      </w:pPr>
      <w:r>
        <w:rPr>
          <w:noProof/>
        </w:rPr>
        <w:lastRenderedPageBreak/>
        <w:drawing>
          <wp:inline distT="0" distB="0" distL="0" distR="0" wp14:anchorId="04659DA4" wp14:editId="495D4E68">
            <wp:extent cx="2990850" cy="4114800"/>
            <wp:effectExtent l="0" t="0" r="0" b="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pic:nvPicPr>
                  <pic:blipFill>
                    <a:blip r:embed="rId68">
                      <a:extLst>
                        <a:ext uri="{28A0092B-C50C-407E-A947-70E740481C1C}">
                          <a14:useLocalDpi xmlns:a14="http://schemas.microsoft.com/office/drawing/2010/main" val="0"/>
                        </a:ext>
                      </a:extLst>
                    </a:blip>
                    <a:stretch>
                      <a:fillRect/>
                    </a:stretch>
                  </pic:blipFill>
                  <pic:spPr>
                    <a:xfrm>
                      <a:off x="0" y="0"/>
                      <a:ext cx="2990850" cy="4114800"/>
                    </a:xfrm>
                    <a:prstGeom prst="rect">
                      <a:avLst/>
                    </a:prstGeom>
                  </pic:spPr>
                </pic:pic>
              </a:graphicData>
            </a:graphic>
          </wp:inline>
        </w:drawing>
      </w:r>
    </w:p>
    <w:p w14:paraId="710497CF" w14:textId="2DA8F913" w:rsidR="00B96EE5" w:rsidRDefault="00B96EE5" w:rsidP="00B96EE5">
      <w:pPr>
        <w:pStyle w:val="Caption"/>
      </w:pPr>
      <w:r>
        <w:t xml:space="preserve">Figure </w:t>
      </w:r>
      <w:fldSimple w:instr=" SEQ Figure \* ARABIC ">
        <w:r w:rsidR="00254CD8">
          <w:rPr>
            <w:noProof/>
          </w:rPr>
          <w:t>26</w:t>
        </w:r>
      </w:fldSimple>
      <w:r>
        <w:t xml:space="preserve"> horizontally opening menu</w:t>
      </w:r>
    </w:p>
    <w:p w14:paraId="5840C5BA" w14:textId="77777777" w:rsidR="00B96EE5" w:rsidRDefault="00B96EE5" w:rsidP="00B96EE5"/>
    <w:p w14:paraId="47EE4F34" w14:textId="4C199341" w:rsidR="00B96EE5" w:rsidRDefault="00B96EE5" w:rsidP="00B96EE5">
      <w:r>
        <w:t xml:space="preserve">The same technique was used to add an info box that pops out from the other side which would contain the information and contact details about a service selected from the map. Since the scripts to implement the map and pins have not yet been implemented, a visible checkbox was placed in the header to use as a placeholder trigger for it to pop out. The info box is split into three different ports, the title, the contact info, and the description with the intention that the title and contact info always remain visible and the description would be scrollable. The first attempt at coding this resulted in the description overflowing the viewport on some display sizes but was fixed by defining the max-height property. The resulting code snippet is shown in figure </w:t>
      </w:r>
      <w:r w:rsidR="00254CD8">
        <w:t>27</w:t>
      </w:r>
      <w:r>
        <w:t xml:space="preserve"> and the UI is shown in figure </w:t>
      </w:r>
      <w:r w:rsidR="00254CD8">
        <w:t>28</w:t>
      </w:r>
      <w:r>
        <w:t>.</w:t>
      </w:r>
    </w:p>
    <w:p w14:paraId="1C61678B" w14:textId="77777777" w:rsidR="00B96EE5" w:rsidRDefault="00B96EE5" w:rsidP="00B96EE5">
      <w:pPr>
        <w:keepNext/>
      </w:pPr>
      <w:r>
        <w:rPr>
          <w:noProof/>
        </w:rPr>
        <w:lastRenderedPageBreak/>
        <w:drawing>
          <wp:inline distT="0" distB="0" distL="0" distR="0" wp14:anchorId="1B95BD9B" wp14:editId="5A97A445">
            <wp:extent cx="4029075" cy="3686175"/>
            <wp:effectExtent l="0" t="0" r="9525" b="952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69">
                      <a:extLst>
                        <a:ext uri="{28A0092B-C50C-407E-A947-70E740481C1C}">
                          <a14:useLocalDpi xmlns:a14="http://schemas.microsoft.com/office/drawing/2010/main" val="0"/>
                        </a:ext>
                      </a:extLst>
                    </a:blip>
                    <a:stretch>
                      <a:fillRect/>
                    </a:stretch>
                  </pic:blipFill>
                  <pic:spPr>
                    <a:xfrm>
                      <a:off x="0" y="0"/>
                      <a:ext cx="4029075" cy="3686175"/>
                    </a:xfrm>
                    <a:prstGeom prst="rect">
                      <a:avLst/>
                    </a:prstGeom>
                  </pic:spPr>
                </pic:pic>
              </a:graphicData>
            </a:graphic>
          </wp:inline>
        </w:drawing>
      </w:r>
    </w:p>
    <w:p w14:paraId="5FCDF751" w14:textId="33B711E3" w:rsidR="00B96EE5" w:rsidRDefault="00B96EE5" w:rsidP="00B96EE5">
      <w:pPr>
        <w:pStyle w:val="Caption"/>
      </w:pPr>
      <w:r>
        <w:t xml:space="preserve">Figure </w:t>
      </w:r>
      <w:fldSimple w:instr=" SEQ Figure \* ARABIC ">
        <w:r w:rsidR="00254CD8">
          <w:rPr>
            <w:noProof/>
          </w:rPr>
          <w:t>27</w:t>
        </w:r>
      </w:fldSimple>
      <w:r>
        <w:t xml:space="preserve"> code snippet for the style of parts of the info box</w:t>
      </w:r>
    </w:p>
    <w:p w14:paraId="7B95C4A0" w14:textId="77777777" w:rsidR="00B96EE5" w:rsidRDefault="00B96EE5" w:rsidP="00B96EE5"/>
    <w:p w14:paraId="3BA52509" w14:textId="77777777" w:rsidR="00B96EE5" w:rsidRDefault="00B96EE5" w:rsidP="00B96EE5">
      <w:pPr>
        <w:keepNext/>
      </w:pPr>
      <w:r>
        <w:rPr>
          <w:noProof/>
        </w:rPr>
        <w:lastRenderedPageBreak/>
        <w:drawing>
          <wp:inline distT="0" distB="0" distL="0" distR="0" wp14:anchorId="0685D76B" wp14:editId="57A5CA02">
            <wp:extent cx="5731510" cy="4316730"/>
            <wp:effectExtent l="0" t="0" r="2540" b="7620"/>
            <wp:docPr id="10" name="Picture 10"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chat or text message&#10;&#10;Description automatically generated"/>
                    <pic:cNvPicPr/>
                  </pic:nvPicPr>
                  <pic:blipFill>
                    <a:blip r:embed="rId70">
                      <a:extLst>
                        <a:ext uri="{28A0092B-C50C-407E-A947-70E740481C1C}">
                          <a14:useLocalDpi xmlns:a14="http://schemas.microsoft.com/office/drawing/2010/main" val="0"/>
                        </a:ext>
                      </a:extLst>
                    </a:blip>
                    <a:stretch>
                      <a:fillRect/>
                    </a:stretch>
                  </pic:blipFill>
                  <pic:spPr>
                    <a:xfrm>
                      <a:off x="0" y="0"/>
                      <a:ext cx="5731510" cy="4316730"/>
                    </a:xfrm>
                    <a:prstGeom prst="rect">
                      <a:avLst/>
                    </a:prstGeom>
                  </pic:spPr>
                </pic:pic>
              </a:graphicData>
            </a:graphic>
          </wp:inline>
        </w:drawing>
      </w:r>
    </w:p>
    <w:p w14:paraId="498AAE4C" w14:textId="5515AB6C" w:rsidR="00B96EE5" w:rsidRDefault="00B96EE5" w:rsidP="00B96EE5">
      <w:pPr>
        <w:pStyle w:val="Caption"/>
      </w:pPr>
      <w:r>
        <w:t xml:space="preserve">Figure </w:t>
      </w:r>
      <w:fldSimple w:instr=" SEQ Figure \* ARABIC ">
        <w:r w:rsidR="00254CD8">
          <w:rPr>
            <w:noProof/>
          </w:rPr>
          <w:t>28</w:t>
        </w:r>
      </w:fldSimple>
      <w:r>
        <w:t xml:space="preserve"> UI with menu and info box open</w:t>
      </w:r>
    </w:p>
    <w:p w14:paraId="684D8641" w14:textId="0B26820E" w:rsidR="00B96EE5" w:rsidRDefault="00B96EE5" w:rsidP="00B96EE5"/>
    <w:p w14:paraId="5F5807FC" w14:textId="5F5FD043" w:rsidR="00254CD8" w:rsidRDefault="00254CD8" w:rsidP="00B96EE5"/>
    <w:p w14:paraId="79C59645" w14:textId="405BDCA1" w:rsidR="00254CD8" w:rsidRDefault="00254CD8" w:rsidP="00B96EE5"/>
    <w:p w14:paraId="1F2BDD0A" w14:textId="6C3F822C" w:rsidR="00254CD8" w:rsidRDefault="00254CD8" w:rsidP="00B96EE5"/>
    <w:p w14:paraId="5B71B364" w14:textId="3DA71333" w:rsidR="00254CD8" w:rsidRDefault="00254CD8" w:rsidP="00B96EE5"/>
    <w:p w14:paraId="4D98733A" w14:textId="3FF89C19" w:rsidR="00254CD8" w:rsidRDefault="00254CD8" w:rsidP="00B96EE5"/>
    <w:p w14:paraId="3F894585" w14:textId="4A9A75D5" w:rsidR="00254CD8" w:rsidRDefault="00254CD8" w:rsidP="00B96EE5"/>
    <w:p w14:paraId="22A74253" w14:textId="06F51027" w:rsidR="00254CD8" w:rsidRDefault="00254CD8" w:rsidP="00B96EE5"/>
    <w:p w14:paraId="02796B3C" w14:textId="25252EFE" w:rsidR="00254CD8" w:rsidRDefault="00254CD8" w:rsidP="00B96EE5"/>
    <w:p w14:paraId="1E889C7B" w14:textId="1FE0D272" w:rsidR="00254CD8" w:rsidRDefault="00254CD8" w:rsidP="00B96EE5"/>
    <w:p w14:paraId="0EF633C9" w14:textId="49874311" w:rsidR="00254CD8" w:rsidRDefault="00254CD8" w:rsidP="00B96EE5"/>
    <w:p w14:paraId="6524C9D3" w14:textId="31D59F5A" w:rsidR="00254CD8" w:rsidRDefault="00254CD8" w:rsidP="00B96EE5"/>
    <w:p w14:paraId="6B4F170F" w14:textId="45C34C75" w:rsidR="00254CD8" w:rsidRDefault="00254CD8" w:rsidP="00B96EE5"/>
    <w:p w14:paraId="7058ED42" w14:textId="77777777" w:rsidR="00254CD8" w:rsidRPr="00FB7075" w:rsidRDefault="00254CD8" w:rsidP="00B96EE5"/>
    <w:p w14:paraId="5D4D31C6" w14:textId="1A19D5A1" w:rsidR="00B96EE5" w:rsidRDefault="00566BFE" w:rsidP="00BB6A51">
      <w:pPr>
        <w:pStyle w:val="Heading2"/>
      </w:pPr>
      <w:bookmarkStart w:id="62" w:name="_Toc139391426"/>
      <w:r>
        <w:lastRenderedPageBreak/>
        <w:t xml:space="preserve">4.6 Appendix F – </w:t>
      </w:r>
      <w:r w:rsidR="00BB6A51">
        <w:t>Communication table</w:t>
      </w:r>
      <w:bookmarkEnd w:id="62"/>
    </w:p>
    <w:p w14:paraId="6C253F4D" w14:textId="77777777" w:rsidR="00820948" w:rsidRPr="00820948" w:rsidRDefault="00820948" w:rsidP="00820948"/>
    <w:p w14:paraId="2353EB16" w14:textId="784EFCC9" w:rsidR="00254CD8" w:rsidRDefault="00254CD8" w:rsidP="00254CD8">
      <w:pPr>
        <w:pStyle w:val="Caption"/>
        <w:keepNext/>
      </w:pPr>
      <w:r>
        <w:t xml:space="preserve">Table </w:t>
      </w:r>
      <w:fldSimple w:instr=" SEQ Table \* ARABIC ">
        <w:r>
          <w:rPr>
            <w:noProof/>
          </w:rPr>
          <w:t>7</w:t>
        </w:r>
      </w:fldSimple>
      <w:r>
        <w:t xml:space="preserve"> Table of communications</w:t>
      </w:r>
    </w:p>
    <w:tbl>
      <w:tblPr>
        <w:tblStyle w:val="TableGrid"/>
        <w:tblW w:w="0" w:type="auto"/>
        <w:tblLook w:val="04A0" w:firstRow="1" w:lastRow="0" w:firstColumn="1" w:lastColumn="0" w:noHBand="0" w:noVBand="1"/>
      </w:tblPr>
      <w:tblGrid>
        <w:gridCol w:w="988"/>
        <w:gridCol w:w="1701"/>
        <w:gridCol w:w="6327"/>
      </w:tblGrid>
      <w:tr w:rsidR="00566BFE" w14:paraId="53B7173E" w14:textId="77777777" w:rsidTr="00804DB4">
        <w:tc>
          <w:tcPr>
            <w:tcW w:w="988" w:type="dxa"/>
          </w:tcPr>
          <w:p w14:paraId="66EA7BE4" w14:textId="77777777" w:rsidR="00566BFE" w:rsidRPr="00557C9D" w:rsidRDefault="00566BFE" w:rsidP="00804DB4">
            <w:pPr>
              <w:rPr>
                <w:b/>
                <w:bCs/>
              </w:rPr>
            </w:pPr>
            <w:r w:rsidRPr="00557C9D">
              <w:rPr>
                <w:b/>
                <w:bCs/>
              </w:rPr>
              <w:t>Date</w:t>
            </w:r>
          </w:p>
        </w:tc>
        <w:tc>
          <w:tcPr>
            <w:tcW w:w="1701" w:type="dxa"/>
          </w:tcPr>
          <w:p w14:paraId="4C9FCAE5" w14:textId="77777777" w:rsidR="00566BFE" w:rsidRPr="00557C9D" w:rsidRDefault="00566BFE" w:rsidP="00804DB4">
            <w:pPr>
              <w:rPr>
                <w:b/>
                <w:bCs/>
              </w:rPr>
            </w:pPr>
            <w:r w:rsidRPr="00557C9D">
              <w:rPr>
                <w:b/>
                <w:bCs/>
              </w:rPr>
              <w:t>Format</w:t>
            </w:r>
          </w:p>
        </w:tc>
        <w:tc>
          <w:tcPr>
            <w:tcW w:w="6327" w:type="dxa"/>
          </w:tcPr>
          <w:p w14:paraId="293790B4" w14:textId="77777777" w:rsidR="00566BFE" w:rsidRPr="00557C9D" w:rsidRDefault="00566BFE" w:rsidP="00804DB4">
            <w:pPr>
              <w:rPr>
                <w:b/>
                <w:bCs/>
              </w:rPr>
            </w:pPr>
            <w:r w:rsidRPr="00557C9D">
              <w:rPr>
                <w:b/>
                <w:bCs/>
              </w:rPr>
              <w:t>Details</w:t>
            </w:r>
          </w:p>
        </w:tc>
      </w:tr>
      <w:tr w:rsidR="00566BFE" w14:paraId="105E33D4" w14:textId="77777777" w:rsidTr="00804DB4">
        <w:tc>
          <w:tcPr>
            <w:tcW w:w="988" w:type="dxa"/>
          </w:tcPr>
          <w:p w14:paraId="320374CC" w14:textId="77777777" w:rsidR="00566BFE" w:rsidRDefault="00566BFE" w:rsidP="00804DB4">
            <w:r>
              <w:t>26/1/23</w:t>
            </w:r>
          </w:p>
        </w:tc>
        <w:tc>
          <w:tcPr>
            <w:tcW w:w="1701" w:type="dxa"/>
          </w:tcPr>
          <w:p w14:paraId="49A496B1" w14:textId="77777777" w:rsidR="00566BFE" w:rsidRDefault="00566BFE" w:rsidP="00804DB4">
            <w:r>
              <w:t>Email</w:t>
            </w:r>
          </w:p>
        </w:tc>
        <w:tc>
          <w:tcPr>
            <w:tcW w:w="6327" w:type="dxa"/>
          </w:tcPr>
          <w:p w14:paraId="4A35E34F" w14:textId="77777777" w:rsidR="00566BFE" w:rsidRDefault="00566BFE" w:rsidP="00804DB4">
            <w:r>
              <w:t>Introduction and link to forum post with initial project idea</w:t>
            </w:r>
          </w:p>
        </w:tc>
      </w:tr>
      <w:tr w:rsidR="00566BFE" w14:paraId="446514E1" w14:textId="77777777" w:rsidTr="00804DB4">
        <w:tc>
          <w:tcPr>
            <w:tcW w:w="988" w:type="dxa"/>
          </w:tcPr>
          <w:p w14:paraId="08F71599" w14:textId="77777777" w:rsidR="00566BFE" w:rsidRDefault="00566BFE" w:rsidP="00804DB4">
            <w:r>
              <w:t>27/1/23</w:t>
            </w:r>
          </w:p>
        </w:tc>
        <w:tc>
          <w:tcPr>
            <w:tcW w:w="1701" w:type="dxa"/>
          </w:tcPr>
          <w:p w14:paraId="0A04504C" w14:textId="77777777" w:rsidR="00566BFE" w:rsidRDefault="00566BFE" w:rsidP="00804DB4">
            <w:r>
              <w:t>Zoom chat</w:t>
            </w:r>
          </w:p>
        </w:tc>
        <w:tc>
          <w:tcPr>
            <w:tcW w:w="6327" w:type="dxa"/>
          </w:tcPr>
          <w:p w14:paraId="6289328C" w14:textId="77777777" w:rsidR="00566BFE" w:rsidRDefault="00566BFE" w:rsidP="00804DB4">
            <w:r>
              <w:t>Discussed further thoughts on the initial idea</w:t>
            </w:r>
          </w:p>
        </w:tc>
      </w:tr>
      <w:tr w:rsidR="00566BFE" w14:paraId="3B1E28EE" w14:textId="77777777" w:rsidTr="00804DB4">
        <w:tc>
          <w:tcPr>
            <w:tcW w:w="988" w:type="dxa"/>
          </w:tcPr>
          <w:p w14:paraId="74DEC46A" w14:textId="77777777" w:rsidR="00566BFE" w:rsidRDefault="00566BFE" w:rsidP="00804DB4">
            <w:r>
              <w:t>30/1/23</w:t>
            </w:r>
          </w:p>
        </w:tc>
        <w:tc>
          <w:tcPr>
            <w:tcW w:w="1701" w:type="dxa"/>
          </w:tcPr>
          <w:p w14:paraId="21221E0E" w14:textId="77777777" w:rsidR="00566BFE" w:rsidRDefault="00566BFE" w:rsidP="00804DB4">
            <w:r>
              <w:t>Zoom chat</w:t>
            </w:r>
          </w:p>
        </w:tc>
        <w:tc>
          <w:tcPr>
            <w:tcW w:w="6327" w:type="dxa"/>
          </w:tcPr>
          <w:p w14:paraId="34E7C931" w14:textId="77777777" w:rsidR="00566BFE" w:rsidRDefault="00566BFE" w:rsidP="00804DB4">
            <w:r>
              <w:t>Agreed Zoom meeting</w:t>
            </w:r>
          </w:p>
        </w:tc>
      </w:tr>
      <w:tr w:rsidR="00566BFE" w14:paraId="5580F210" w14:textId="77777777" w:rsidTr="00804DB4">
        <w:tc>
          <w:tcPr>
            <w:tcW w:w="988" w:type="dxa"/>
          </w:tcPr>
          <w:p w14:paraId="0F14FAEB" w14:textId="77777777" w:rsidR="00566BFE" w:rsidRDefault="00566BFE" w:rsidP="00804DB4">
            <w:r>
              <w:t>2/2/23</w:t>
            </w:r>
          </w:p>
        </w:tc>
        <w:tc>
          <w:tcPr>
            <w:tcW w:w="1701" w:type="dxa"/>
          </w:tcPr>
          <w:p w14:paraId="32EAD5A6" w14:textId="77777777" w:rsidR="00566BFE" w:rsidRDefault="00566BFE" w:rsidP="00804DB4">
            <w:r>
              <w:t>Zoom meeting</w:t>
            </w:r>
          </w:p>
        </w:tc>
        <w:tc>
          <w:tcPr>
            <w:tcW w:w="6327" w:type="dxa"/>
          </w:tcPr>
          <w:p w14:paraId="761317B2" w14:textId="77777777" w:rsidR="00566BFE" w:rsidRDefault="00566BFE" w:rsidP="00804DB4">
            <w:r>
              <w:t>Discussed initial ideas and how to move forward to TMA01</w:t>
            </w:r>
          </w:p>
        </w:tc>
      </w:tr>
      <w:tr w:rsidR="00566BFE" w14:paraId="0AC13C91" w14:textId="77777777" w:rsidTr="00804DB4">
        <w:tc>
          <w:tcPr>
            <w:tcW w:w="988" w:type="dxa"/>
          </w:tcPr>
          <w:p w14:paraId="4ED326F4" w14:textId="77777777" w:rsidR="00566BFE" w:rsidRDefault="00566BFE" w:rsidP="00804DB4">
            <w:r>
              <w:t>9/2/23</w:t>
            </w:r>
          </w:p>
        </w:tc>
        <w:tc>
          <w:tcPr>
            <w:tcW w:w="1701" w:type="dxa"/>
          </w:tcPr>
          <w:p w14:paraId="158A4200" w14:textId="77777777" w:rsidR="00566BFE" w:rsidRDefault="00566BFE" w:rsidP="00804DB4">
            <w:r>
              <w:t>Tutorial</w:t>
            </w:r>
          </w:p>
        </w:tc>
        <w:tc>
          <w:tcPr>
            <w:tcW w:w="6327" w:type="dxa"/>
          </w:tcPr>
          <w:p w14:paraId="7412A7EE" w14:textId="77777777" w:rsidR="00566BFE" w:rsidRDefault="00566BFE" w:rsidP="00804DB4">
            <w:r>
              <w:t>TMA01</w:t>
            </w:r>
          </w:p>
        </w:tc>
      </w:tr>
      <w:tr w:rsidR="00566BFE" w14:paraId="7F68CFF2" w14:textId="77777777" w:rsidTr="00804DB4">
        <w:tc>
          <w:tcPr>
            <w:tcW w:w="988" w:type="dxa"/>
          </w:tcPr>
          <w:p w14:paraId="323D37C1" w14:textId="77777777" w:rsidR="00566BFE" w:rsidRDefault="00566BFE" w:rsidP="00804DB4">
            <w:r>
              <w:t>11/2/23</w:t>
            </w:r>
          </w:p>
        </w:tc>
        <w:tc>
          <w:tcPr>
            <w:tcW w:w="1701" w:type="dxa"/>
          </w:tcPr>
          <w:p w14:paraId="7190BFFA" w14:textId="77777777" w:rsidR="00566BFE" w:rsidRDefault="00566BFE" w:rsidP="00804DB4">
            <w:r>
              <w:t>Zoom chat</w:t>
            </w:r>
          </w:p>
        </w:tc>
        <w:tc>
          <w:tcPr>
            <w:tcW w:w="6327" w:type="dxa"/>
          </w:tcPr>
          <w:p w14:paraId="5921C3FE" w14:textId="77777777" w:rsidR="00566BFE" w:rsidRDefault="00566BFE" w:rsidP="00804DB4">
            <w:r>
              <w:t>Updated tutor with progress</w:t>
            </w:r>
          </w:p>
        </w:tc>
      </w:tr>
      <w:tr w:rsidR="00566BFE" w14:paraId="5516154E" w14:textId="77777777" w:rsidTr="00804DB4">
        <w:tc>
          <w:tcPr>
            <w:tcW w:w="988" w:type="dxa"/>
          </w:tcPr>
          <w:p w14:paraId="72FE6D99" w14:textId="77777777" w:rsidR="00566BFE" w:rsidRDefault="00566BFE" w:rsidP="00804DB4">
            <w:r>
              <w:t>17/2/23</w:t>
            </w:r>
          </w:p>
        </w:tc>
        <w:tc>
          <w:tcPr>
            <w:tcW w:w="1701" w:type="dxa"/>
          </w:tcPr>
          <w:p w14:paraId="25BF7BFF" w14:textId="77777777" w:rsidR="00566BFE" w:rsidRDefault="00566BFE" w:rsidP="00804DB4">
            <w:r>
              <w:t>Zoom chat</w:t>
            </w:r>
          </w:p>
        </w:tc>
        <w:tc>
          <w:tcPr>
            <w:tcW w:w="6327" w:type="dxa"/>
          </w:tcPr>
          <w:p w14:paraId="3E04B164" w14:textId="77777777" w:rsidR="00566BFE" w:rsidRDefault="00566BFE" w:rsidP="00804DB4">
            <w:r>
              <w:t>Asked for help with finding information about a database used in a previous module</w:t>
            </w:r>
          </w:p>
        </w:tc>
      </w:tr>
      <w:tr w:rsidR="00566BFE" w14:paraId="3831AE8A" w14:textId="77777777" w:rsidTr="00804DB4">
        <w:tc>
          <w:tcPr>
            <w:tcW w:w="988" w:type="dxa"/>
          </w:tcPr>
          <w:p w14:paraId="4B3C3238" w14:textId="77777777" w:rsidR="00566BFE" w:rsidRDefault="00566BFE" w:rsidP="00804DB4">
            <w:r>
              <w:t>28/2/23</w:t>
            </w:r>
          </w:p>
        </w:tc>
        <w:tc>
          <w:tcPr>
            <w:tcW w:w="1701" w:type="dxa"/>
          </w:tcPr>
          <w:p w14:paraId="5F5F62DC" w14:textId="77777777" w:rsidR="00566BFE" w:rsidRDefault="00566BFE" w:rsidP="00804DB4">
            <w:r>
              <w:t>Zoom chat</w:t>
            </w:r>
          </w:p>
        </w:tc>
        <w:tc>
          <w:tcPr>
            <w:tcW w:w="6327" w:type="dxa"/>
          </w:tcPr>
          <w:p w14:paraId="69608DED" w14:textId="77777777" w:rsidR="00566BFE" w:rsidRDefault="00566BFE" w:rsidP="00804DB4">
            <w:r>
              <w:t>Updated tutor with progress</w:t>
            </w:r>
          </w:p>
        </w:tc>
      </w:tr>
      <w:tr w:rsidR="00566BFE" w14:paraId="727419DE" w14:textId="77777777" w:rsidTr="00804DB4">
        <w:tc>
          <w:tcPr>
            <w:tcW w:w="988" w:type="dxa"/>
          </w:tcPr>
          <w:p w14:paraId="6501BE1F" w14:textId="77777777" w:rsidR="00566BFE" w:rsidRDefault="00566BFE" w:rsidP="00804DB4">
            <w:r>
              <w:t>10/3/23</w:t>
            </w:r>
          </w:p>
        </w:tc>
        <w:tc>
          <w:tcPr>
            <w:tcW w:w="1701" w:type="dxa"/>
          </w:tcPr>
          <w:p w14:paraId="0EE78AE0" w14:textId="77777777" w:rsidR="00566BFE" w:rsidRDefault="00566BFE" w:rsidP="00804DB4">
            <w:r>
              <w:t>Zoom chat</w:t>
            </w:r>
          </w:p>
        </w:tc>
        <w:tc>
          <w:tcPr>
            <w:tcW w:w="6327" w:type="dxa"/>
          </w:tcPr>
          <w:p w14:paraId="63C75E28" w14:textId="77777777" w:rsidR="00566BFE" w:rsidRDefault="00566BFE" w:rsidP="00804DB4">
            <w:r>
              <w:t>Question about legal/ethical implications of requirements elicitation</w:t>
            </w:r>
          </w:p>
        </w:tc>
      </w:tr>
      <w:tr w:rsidR="00566BFE" w14:paraId="0E9D3D71" w14:textId="77777777" w:rsidTr="00804DB4">
        <w:tc>
          <w:tcPr>
            <w:tcW w:w="988" w:type="dxa"/>
          </w:tcPr>
          <w:p w14:paraId="6B1144B8" w14:textId="77777777" w:rsidR="00566BFE" w:rsidRDefault="00566BFE" w:rsidP="00804DB4">
            <w:r>
              <w:t>16/3/23</w:t>
            </w:r>
          </w:p>
        </w:tc>
        <w:tc>
          <w:tcPr>
            <w:tcW w:w="1701" w:type="dxa"/>
          </w:tcPr>
          <w:p w14:paraId="1086366A" w14:textId="77777777" w:rsidR="00566BFE" w:rsidRDefault="00566BFE" w:rsidP="00804DB4">
            <w:r>
              <w:t>Zoom chat</w:t>
            </w:r>
          </w:p>
        </w:tc>
        <w:tc>
          <w:tcPr>
            <w:tcW w:w="6327" w:type="dxa"/>
          </w:tcPr>
          <w:p w14:paraId="07E245D2" w14:textId="77777777" w:rsidR="00566BFE" w:rsidRDefault="00566BFE" w:rsidP="00804DB4">
            <w:r>
              <w:t>Arranged zoom meeting to discuss TMA01 feedback and asked a question about anonymity with requirements elicitation</w:t>
            </w:r>
          </w:p>
        </w:tc>
      </w:tr>
      <w:tr w:rsidR="00566BFE" w14:paraId="684D591B" w14:textId="77777777" w:rsidTr="00804DB4">
        <w:tc>
          <w:tcPr>
            <w:tcW w:w="988" w:type="dxa"/>
          </w:tcPr>
          <w:p w14:paraId="414ADBB6" w14:textId="77777777" w:rsidR="00566BFE" w:rsidRDefault="00566BFE" w:rsidP="00804DB4">
            <w:r>
              <w:t>16/3/23</w:t>
            </w:r>
          </w:p>
        </w:tc>
        <w:tc>
          <w:tcPr>
            <w:tcW w:w="1701" w:type="dxa"/>
          </w:tcPr>
          <w:p w14:paraId="6FDBAFC7" w14:textId="77777777" w:rsidR="00566BFE" w:rsidRDefault="00566BFE" w:rsidP="00804DB4">
            <w:r>
              <w:t>Zoom meeting</w:t>
            </w:r>
          </w:p>
        </w:tc>
        <w:tc>
          <w:tcPr>
            <w:tcW w:w="6327" w:type="dxa"/>
          </w:tcPr>
          <w:p w14:paraId="59F35D40" w14:textId="77777777" w:rsidR="00566BFE" w:rsidRDefault="00566BFE" w:rsidP="00804DB4">
            <w:r>
              <w:t>Discussed feedback from TMA01 and how to move forward to TMA02</w:t>
            </w:r>
          </w:p>
        </w:tc>
      </w:tr>
      <w:tr w:rsidR="00566BFE" w14:paraId="083F271D" w14:textId="77777777" w:rsidTr="00804DB4">
        <w:tc>
          <w:tcPr>
            <w:tcW w:w="988" w:type="dxa"/>
          </w:tcPr>
          <w:p w14:paraId="7A60607C" w14:textId="77777777" w:rsidR="00566BFE" w:rsidRDefault="00566BFE" w:rsidP="00804DB4">
            <w:r>
              <w:t>22/3/23</w:t>
            </w:r>
          </w:p>
        </w:tc>
        <w:tc>
          <w:tcPr>
            <w:tcW w:w="1701" w:type="dxa"/>
          </w:tcPr>
          <w:p w14:paraId="5E6262AA" w14:textId="77777777" w:rsidR="00566BFE" w:rsidRDefault="00566BFE" w:rsidP="00804DB4">
            <w:r>
              <w:t>Zoom chat</w:t>
            </w:r>
          </w:p>
        </w:tc>
        <w:tc>
          <w:tcPr>
            <w:tcW w:w="6327" w:type="dxa"/>
          </w:tcPr>
          <w:p w14:paraId="7F700A11" w14:textId="77777777" w:rsidR="00566BFE" w:rsidRDefault="00566BFE" w:rsidP="00804DB4">
            <w:r>
              <w:t>Sent consent form and participant information sheet to get feedback</w:t>
            </w:r>
          </w:p>
        </w:tc>
      </w:tr>
      <w:tr w:rsidR="00566BFE" w14:paraId="5FDEF83E" w14:textId="77777777" w:rsidTr="00804DB4">
        <w:tc>
          <w:tcPr>
            <w:tcW w:w="988" w:type="dxa"/>
          </w:tcPr>
          <w:p w14:paraId="79CC3D9A" w14:textId="77777777" w:rsidR="00566BFE" w:rsidRDefault="00566BFE" w:rsidP="00804DB4">
            <w:r>
              <w:t>24/3/23</w:t>
            </w:r>
          </w:p>
        </w:tc>
        <w:tc>
          <w:tcPr>
            <w:tcW w:w="1701" w:type="dxa"/>
          </w:tcPr>
          <w:p w14:paraId="2B643462" w14:textId="77777777" w:rsidR="00566BFE" w:rsidRDefault="00566BFE" w:rsidP="00804DB4">
            <w:r>
              <w:t>Zoom chat</w:t>
            </w:r>
          </w:p>
        </w:tc>
        <w:tc>
          <w:tcPr>
            <w:tcW w:w="6327" w:type="dxa"/>
          </w:tcPr>
          <w:p w14:paraId="3E3A5BC2" w14:textId="77777777" w:rsidR="00566BFE" w:rsidRDefault="00566BFE" w:rsidP="00804DB4">
            <w:r>
              <w:t>Sent consent form and participant information sheet again after acting on feedback to get the go ahead to proceed</w:t>
            </w:r>
          </w:p>
        </w:tc>
      </w:tr>
      <w:tr w:rsidR="00566BFE" w14:paraId="375A94B3" w14:textId="77777777" w:rsidTr="00804DB4">
        <w:tc>
          <w:tcPr>
            <w:tcW w:w="988" w:type="dxa"/>
          </w:tcPr>
          <w:p w14:paraId="07E64967" w14:textId="77777777" w:rsidR="00566BFE" w:rsidRDefault="00566BFE" w:rsidP="00804DB4">
            <w:r>
              <w:t>4/4/23</w:t>
            </w:r>
          </w:p>
        </w:tc>
        <w:tc>
          <w:tcPr>
            <w:tcW w:w="1701" w:type="dxa"/>
          </w:tcPr>
          <w:p w14:paraId="289AB6F5" w14:textId="77777777" w:rsidR="00566BFE" w:rsidRDefault="00566BFE" w:rsidP="00804DB4">
            <w:r>
              <w:t>Tutorial</w:t>
            </w:r>
          </w:p>
        </w:tc>
        <w:tc>
          <w:tcPr>
            <w:tcW w:w="6327" w:type="dxa"/>
          </w:tcPr>
          <w:p w14:paraId="526993DE" w14:textId="77777777" w:rsidR="00566BFE" w:rsidRDefault="00566BFE" w:rsidP="00804DB4">
            <w:r>
              <w:t>Watched the recording of the TMA02 tutorial as I was unable to be present at the live event</w:t>
            </w:r>
          </w:p>
        </w:tc>
      </w:tr>
      <w:tr w:rsidR="00566BFE" w14:paraId="249B5CA8" w14:textId="77777777" w:rsidTr="00804DB4">
        <w:tc>
          <w:tcPr>
            <w:tcW w:w="988" w:type="dxa"/>
          </w:tcPr>
          <w:p w14:paraId="290763D5" w14:textId="77777777" w:rsidR="00566BFE" w:rsidRDefault="00566BFE" w:rsidP="00804DB4">
            <w:r>
              <w:t>8/4/23</w:t>
            </w:r>
          </w:p>
        </w:tc>
        <w:tc>
          <w:tcPr>
            <w:tcW w:w="1701" w:type="dxa"/>
          </w:tcPr>
          <w:p w14:paraId="1B8D9CD3" w14:textId="77777777" w:rsidR="00566BFE" w:rsidRDefault="00566BFE" w:rsidP="00804DB4">
            <w:r>
              <w:t>Zoom chat</w:t>
            </w:r>
          </w:p>
        </w:tc>
        <w:tc>
          <w:tcPr>
            <w:tcW w:w="6327" w:type="dxa"/>
          </w:tcPr>
          <w:p w14:paraId="22C61835" w14:textId="77777777" w:rsidR="00566BFE" w:rsidRDefault="00566BFE" w:rsidP="00804DB4">
            <w:r>
              <w:t>Update on progress</w:t>
            </w:r>
          </w:p>
        </w:tc>
      </w:tr>
      <w:tr w:rsidR="00566BFE" w14:paraId="7BB968FE" w14:textId="77777777" w:rsidTr="00804DB4">
        <w:tc>
          <w:tcPr>
            <w:tcW w:w="988" w:type="dxa"/>
          </w:tcPr>
          <w:p w14:paraId="773E63BB" w14:textId="77777777" w:rsidR="00566BFE" w:rsidRDefault="00566BFE" w:rsidP="00804DB4">
            <w:r>
              <w:t>23/4/23</w:t>
            </w:r>
          </w:p>
        </w:tc>
        <w:tc>
          <w:tcPr>
            <w:tcW w:w="1701" w:type="dxa"/>
          </w:tcPr>
          <w:p w14:paraId="2F8500CF" w14:textId="77777777" w:rsidR="00566BFE" w:rsidRDefault="00566BFE" w:rsidP="00804DB4">
            <w:r>
              <w:t>Email</w:t>
            </w:r>
          </w:p>
        </w:tc>
        <w:tc>
          <w:tcPr>
            <w:tcW w:w="6327" w:type="dxa"/>
          </w:tcPr>
          <w:p w14:paraId="1C7CD30D" w14:textId="77777777" w:rsidR="00566BFE" w:rsidRDefault="00566BFE" w:rsidP="00804DB4">
            <w:r>
              <w:t>Extension request for TMA02 due to personal circumstances</w:t>
            </w:r>
          </w:p>
        </w:tc>
      </w:tr>
      <w:tr w:rsidR="00566BFE" w14:paraId="41EA621F" w14:textId="77777777" w:rsidTr="00804DB4">
        <w:tc>
          <w:tcPr>
            <w:tcW w:w="988" w:type="dxa"/>
          </w:tcPr>
          <w:p w14:paraId="12FDDF39" w14:textId="77777777" w:rsidR="00566BFE" w:rsidRDefault="00566BFE" w:rsidP="00804DB4">
            <w:r>
              <w:t>9/5/23</w:t>
            </w:r>
          </w:p>
        </w:tc>
        <w:tc>
          <w:tcPr>
            <w:tcW w:w="1701" w:type="dxa"/>
          </w:tcPr>
          <w:p w14:paraId="3069466E" w14:textId="77777777" w:rsidR="00566BFE" w:rsidRDefault="00566BFE" w:rsidP="00804DB4">
            <w:r>
              <w:t>Zoom chat</w:t>
            </w:r>
          </w:p>
        </w:tc>
        <w:tc>
          <w:tcPr>
            <w:tcW w:w="6327" w:type="dxa"/>
          </w:tcPr>
          <w:p w14:paraId="51BFB0B1" w14:textId="77777777" w:rsidR="00566BFE" w:rsidRDefault="00566BFE" w:rsidP="00804DB4">
            <w:r>
              <w:t>Update on progress and arranged zoom meeting</w:t>
            </w:r>
          </w:p>
        </w:tc>
      </w:tr>
      <w:tr w:rsidR="00566BFE" w14:paraId="642820A5" w14:textId="77777777" w:rsidTr="00804DB4">
        <w:tc>
          <w:tcPr>
            <w:tcW w:w="988" w:type="dxa"/>
          </w:tcPr>
          <w:p w14:paraId="57C327B6" w14:textId="77777777" w:rsidR="00566BFE" w:rsidRDefault="00566BFE" w:rsidP="00804DB4">
            <w:r>
              <w:t>12/5/23</w:t>
            </w:r>
          </w:p>
        </w:tc>
        <w:tc>
          <w:tcPr>
            <w:tcW w:w="1701" w:type="dxa"/>
          </w:tcPr>
          <w:p w14:paraId="74D752E5" w14:textId="77777777" w:rsidR="00566BFE" w:rsidRDefault="00566BFE" w:rsidP="00804DB4">
            <w:r>
              <w:t>Zoom meeting</w:t>
            </w:r>
          </w:p>
        </w:tc>
        <w:tc>
          <w:tcPr>
            <w:tcW w:w="6327" w:type="dxa"/>
          </w:tcPr>
          <w:p w14:paraId="03941CF9" w14:textId="77777777" w:rsidR="00566BFE" w:rsidRDefault="00566BFE" w:rsidP="00804DB4">
            <w:r>
              <w:t>Discussed feedback from TMA02 and how to move forward to TMA03</w:t>
            </w:r>
          </w:p>
        </w:tc>
      </w:tr>
      <w:tr w:rsidR="00566BFE" w14:paraId="25A3DA6B" w14:textId="77777777" w:rsidTr="00804DB4">
        <w:tc>
          <w:tcPr>
            <w:tcW w:w="988" w:type="dxa"/>
          </w:tcPr>
          <w:p w14:paraId="72794FE0" w14:textId="77777777" w:rsidR="00566BFE" w:rsidRDefault="00566BFE" w:rsidP="00804DB4">
            <w:r>
              <w:t>16/5/23</w:t>
            </w:r>
          </w:p>
        </w:tc>
        <w:tc>
          <w:tcPr>
            <w:tcW w:w="1701" w:type="dxa"/>
          </w:tcPr>
          <w:p w14:paraId="32FA40D5" w14:textId="77777777" w:rsidR="00566BFE" w:rsidRDefault="00566BFE" w:rsidP="00804DB4">
            <w:r>
              <w:t>Zoom chat</w:t>
            </w:r>
          </w:p>
        </w:tc>
        <w:tc>
          <w:tcPr>
            <w:tcW w:w="6327" w:type="dxa"/>
          </w:tcPr>
          <w:p w14:paraId="4595F9FB" w14:textId="77777777" w:rsidR="00566BFE" w:rsidRDefault="00566BFE" w:rsidP="00804DB4">
            <w:r>
              <w:t xml:space="preserve">Update on progress and asked a question regarding setting up </w:t>
            </w:r>
            <w:proofErr w:type="gramStart"/>
            <w:r>
              <w:t>API’s</w:t>
            </w:r>
            <w:proofErr w:type="gramEnd"/>
            <w:r>
              <w:t xml:space="preserve"> in AWS</w:t>
            </w:r>
          </w:p>
        </w:tc>
      </w:tr>
      <w:tr w:rsidR="00566BFE" w14:paraId="4D38B5E2" w14:textId="77777777" w:rsidTr="00804DB4">
        <w:tc>
          <w:tcPr>
            <w:tcW w:w="988" w:type="dxa"/>
          </w:tcPr>
          <w:p w14:paraId="19FEF23F" w14:textId="77777777" w:rsidR="00566BFE" w:rsidRDefault="00566BFE" w:rsidP="00804DB4">
            <w:r>
              <w:t>31/5/23</w:t>
            </w:r>
          </w:p>
        </w:tc>
        <w:tc>
          <w:tcPr>
            <w:tcW w:w="1701" w:type="dxa"/>
          </w:tcPr>
          <w:p w14:paraId="64A01747" w14:textId="77777777" w:rsidR="00566BFE" w:rsidRDefault="00566BFE" w:rsidP="00804DB4">
            <w:r>
              <w:t>Zoom chat</w:t>
            </w:r>
          </w:p>
        </w:tc>
        <w:tc>
          <w:tcPr>
            <w:tcW w:w="6327" w:type="dxa"/>
          </w:tcPr>
          <w:p w14:paraId="6CA9E811" w14:textId="77777777" w:rsidR="00566BFE" w:rsidRDefault="00566BFE" w:rsidP="00804DB4">
            <w:r>
              <w:t>Update on progress</w:t>
            </w:r>
          </w:p>
        </w:tc>
      </w:tr>
      <w:tr w:rsidR="00566BFE" w14:paraId="541651C8" w14:textId="77777777" w:rsidTr="00804DB4">
        <w:tc>
          <w:tcPr>
            <w:tcW w:w="988" w:type="dxa"/>
          </w:tcPr>
          <w:p w14:paraId="13A6738C" w14:textId="77777777" w:rsidR="00566BFE" w:rsidRDefault="00566BFE" w:rsidP="00804DB4">
            <w:r>
              <w:t>5/6/23</w:t>
            </w:r>
          </w:p>
        </w:tc>
        <w:tc>
          <w:tcPr>
            <w:tcW w:w="1701" w:type="dxa"/>
          </w:tcPr>
          <w:p w14:paraId="73AB9088" w14:textId="77777777" w:rsidR="00566BFE" w:rsidRDefault="00566BFE" w:rsidP="00804DB4">
            <w:r>
              <w:t>Zoom chat</w:t>
            </w:r>
          </w:p>
        </w:tc>
        <w:tc>
          <w:tcPr>
            <w:tcW w:w="6327" w:type="dxa"/>
          </w:tcPr>
          <w:p w14:paraId="17D4A6F9" w14:textId="77777777" w:rsidR="00566BFE" w:rsidRDefault="00566BFE" w:rsidP="00804DB4">
            <w:r>
              <w:t>Update on progress</w:t>
            </w:r>
          </w:p>
        </w:tc>
      </w:tr>
      <w:tr w:rsidR="00566BFE" w14:paraId="51A58CF3" w14:textId="77777777" w:rsidTr="00804DB4">
        <w:tc>
          <w:tcPr>
            <w:tcW w:w="988" w:type="dxa"/>
          </w:tcPr>
          <w:p w14:paraId="774C4FC0" w14:textId="77777777" w:rsidR="00566BFE" w:rsidRDefault="00566BFE" w:rsidP="00804DB4">
            <w:r>
              <w:t>8/6/23</w:t>
            </w:r>
          </w:p>
        </w:tc>
        <w:tc>
          <w:tcPr>
            <w:tcW w:w="1701" w:type="dxa"/>
          </w:tcPr>
          <w:p w14:paraId="459C80BF" w14:textId="77777777" w:rsidR="00566BFE" w:rsidRDefault="00566BFE" w:rsidP="00804DB4">
            <w:r>
              <w:t>Tutorial</w:t>
            </w:r>
          </w:p>
        </w:tc>
        <w:tc>
          <w:tcPr>
            <w:tcW w:w="6327" w:type="dxa"/>
          </w:tcPr>
          <w:p w14:paraId="2003ECF1" w14:textId="77777777" w:rsidR="00566BFE" w:rsidRDefault="00566BFE" w:rsidP="00804DB4">
            <w:r>
              <w:t>TMA03</w:t>
            </w:r>
          </w:p>
        </w:tc>
      </w:tr>
      <w:tr w:rsidR="00566BFE" w14:paraId="29F96B0C" w14:textId="77777777" w:rsidTr="00804DB4">
        <w:tc>
          <w:tcPr>
            <w:tcW w:w="988" w:type="dxa"/>
          </w:tcPr>
          <w:p w14:paraId="571D3758" w14:textId="77777777" w:rsidR="00566BFE" w:rsidRDefault="00566BFE" w:rsidP="00804DB4">
            <w:r>
              <w:t>16/6/23</w:t>
            </w:r>
          </w:p>
        </w:tc>
        <w:tc>
          <w:tcPr>
            <w:tcW w:w="1701" w:type="dxa"/>
          </w:tcPr>
          <w:p w14:paraId="16E1087B" w14:textId="77777777" w:rsidR="00566BFE" w:rsidRDefault="00566BFE" w:rsidP="00804DB4">
            <w:r>
              <w:t>Zoom chat</w:t>
            </w:r>
          </w:p>
        </w:tc>
        <w:tc>
          <w:tcPr>
            <w:tcW w:w="6327" w:type="dxa"/>
          </w:tcPr>
          <w:p w14:paraId="520F2489" w14:textId="77777777" w:rsidR="00566BFE" w:rsidRDefault="00566BFE" w:rsidP="00804DB4">
            <w:r>
              <w:t>Update on progress</w:t>
            </w:r>
          </w:p>
        </w:tc>
      </w:tr>
      <w:tr w:rsidR="00566BFE" w14:paraId="3E387807" w14:textId="77777777" w:rsidTr="00804DB4">
        <w:tc>
          <w:tcPr>
            <w:tcW w:w="988" w:type="dxa"/>
          </w:tcPr>
          <w:p w14:paraId="608C6594" w14:textId="77777777" w:rsidR="00566BFE" w:rsidRDefault="00566BFE" w:rsidP="00804DB4">
            <w:r>
              <w:t>22/6/23</w:t>
            </w:r>
          </w:p>
        </w:tc>
        <w:tc>
          <w:tcPr>
            <w:tcW w:w="1701" w:type="dxa"/>
          </w:tcPr>
          <w:p w14:paraId="0521BDC7" w14:textId="77777777" w:rsidR="00566BFE" w:rsidRDefault="00566BFE" w:rsidP="00804DB4">
            <w:r>
              <w:t>Zoom chat</w:t>
            </w:r>
          </w:p>
        </w:tc>
        <w:tc>
          <w:tcPr>
            <w:tcW w:w="6327" w:type="dxa"/>
          </w:tcPr>
          <w:p w14:paraId="7A7A3B0E" w14:textId="77777777" w:rsidR="00566BFE" w:rsidRDefault="00566BFE" w:rsidP="00804DB4">
            <w:r>
              <w:t>Asked a question on referencing for the AWS documentation</w:t>
            </w:r>
          </w:p>
        </w:tc>
      </w:tr>
      <w:tr w:rsidR="00566BFE" w14:paraId="31D36A72" w14:textId="77777777" w:rsidTr="00804DB4">
        <w:tc>
          <w:tcPr>
            <w:tcW w:w="988" w:type="dxa"/>
          </w:tcPr>
          <w:p w14:paraId="17618CC5" w14:textId="77777777" w:rsidR="00566BFE" w:rsidRDefault="00566BFE" w:rsidP="00804DB4">
            <w:r>
              <w:t>28/6/23</w:t>
            </w:r>
          </w:p>
        </w:tc>
        <w:tc>
          <w:tcPr>
            <w:tcW w:w="1701" w:type="dxa"/>
          </w:tcPr>
          <w:p w14:paraId="14622E72" w14:textId="77777777" w:rsidR="00566BFE" w:rsidRDefault="00566BFE" w:rsidP="00804DB4">
            <w:r>
              <w:t>Zoom chat</w:t>
            </w:r>
          </w:p>
        </w:tc>
        <w:tc>
          <w:tcPr>
            <w:tcW w:w="6327" w:type="dxa"/>
          </w:tcPr>
          <w:p w14:paraId="159C8CD4" w14:textId="77777777" w:rsidR="00566BFE" w:rsidRDefault="00566BFE" w:rsidP="00804DB4">
            <w:r>
              <w:t>Update on progress</w:t>
            </w:r>
          </w:p>
        </w:tc>
      </w:tr>
    </w:tbl>
    <w:p w14:paraId="32DCFACB" w14:textId="24EA31A1" w:rsidR="00566BFE" w:rsidRDefault="00566BFE" w:rsidP="00D47F3E"/>
    <w:p w14:paraId="477EA6E2" w14:textId="60D50B2F" w:rsidR="00254CD8" w:rsidRDefault="00254CD8" w:rsidP="00D47F3E"/>
    <w:p w14:paraId="681AF72B" w14:textId="023D036F" w:rsidR="00254CD8" w:rsidRDefault="00254CD8" w:rsidP="00D47F3E"/>
    <w:p w14:paraId="79B97C4F" w14:textId="0AEAD5E1" w:rsidR="00254CD8" w:rsidRDefault="00254CD8" w:rsidP="00D47F3E"/>
    <w:p w14:paraId="6E1BBEE0" w14:textId="4E886C95" w:rsidR="00254CD8" w:rsidRDefault="00254CD8" w:rsidP="00D47F3E"/>
    <w:p w14:paraId="62BA68EB" w14:textId="77777777" w:rsidR="00254CD8" w:rsidRDefault="00254CD8" w:rsidP="00D47F3E"/>
    <w:p w14:paraId="6922F0AE" w14:textId="0C5C3DA2" w:rsidR="00820948" w:rsidRDefault="00820948" w:rsidP="00820948">
      <w:pPr>
        <w:pStyle w:val="Heading2"/>
      </w:pPr>
      <w:bookmarkStart w:id="63" w:name="_Toc139391427"/>
      <w:r>
        <w:lastRenderedPageBreak/>
        <w:t>4.7 Appendix G – Resources list</w:t>
      </w:r>
      <w:bookmarkEnd w:id="63"/>
    </w:p>
    <w:p w14:paraId="4383D16C" w14:textId="77777777" w:rsidR="00820948" w:rsidRDefault="00820948" w:rsidP="00820948"/>
    <w:p w14:paraId="3305FB3F" w14:textId="77777777" w:rsidR="00820948" w:rsidRDefault="00820948" w:rsidP="00820948">
      <w:pPr>
        <w:pStyle w:val="ListParagraph"/>
        <w:numPr>
          <w:ilvl w:val="0"/>
          <w:numId w:val="11"/>
        </w:numPr>
        <w:spacing w:line="256" w:lineRule="auto"/>
      </w:pPr>
      <w:r>
        <w:t xml:space="preserve">Representatives of services </w:t>
      </w:r>
      <w:proofErr w:type="gramStart"/>
      <w:r>
        <w:t>e.g.</w:t>
      </w:r>
      <w:proofErr w:type="gramEnd"/>
      <w:r>
        <w:t xml:space="preserve"> manager of a laser hair removal clinic</w:t>
      </w:r>
    </w:p>
    <w:p w14:paraId="07845FA8" w14:textId="77777777" w:rsidR="00820948" w:rsidRDefault="00820948" w:rsidP="00820948">
      <w:pPr>
        <w:pStyle w:val="ListParagraph"/>
        <w:numPr>
          <w:ilvl w:val="1"/>
          <w:numId w:val="11"/>
        </w:numPr>
        <w:spacing w:line="256" w:lineRule="auto"/>
      </w:pPr>
      <w:r>
        <w:t>Can offer feedback about the events system and the ways in which users can contact their service.</w:t>
      </w:r>
    </w:p>
    <w:p w14:paraId="7C56533F" w14:textId="77777777" w:rsidR="00820948" w:rsidRDefault="00820948" w:rsidP="00820948">
      <w:pPr>
        <w:pStyle w:val="ListParagraph"/>
        <w:numPr>
          <w:ilvl w:val="1"/>
          <w:numId w:val="11"/>
        </w:numPr>
        <w:spacing w:line="256" w:lineRule="auto"/>
      </w:pPr>
      <w:r>
        <w:t>May offer vital perspectives of how the app effects the community</w:t>
      </w:r>
    </w:p>
    <w:p w14:paraId="16C47FF7" w14:textId="77777777" w:rsidR="00820948" w:rsidRDefault="00820948" w:rsidP="00820948">
      <w:pPr>
        <w:pStyle w:val="ListParagraph"/>
        <w:numPr>
          <w:ilvl w:val="0"/>
          <w:numId w:val="11"/>
        </w:numPr>
        <w:spacing w:line="256" w:lineRule="auto"/>
      </w:pPr>
      <w:r>
        <w:t>Members of the Liverpool trans community</w:t>
      </w:r>
    </w:p>
    <w:p w14:paraId="0B6DE5C0" w14:textId="77777777" w:rsidR="00820948" w:rsidRDefault="00820948" w:rsidP="00820948">
      <w:pPr>
        <w:pStyle w:val="ListParagraph"/>
        <w:numPr>
          <w:ilvl w:val="1"/>
          <w:numId w:val="11"/>
        </w:numPr>
        <w:spacing w:line="256" w:lineRule="auto"/>
      </w:pPr>
      <w:r>
        <w:t>Different members of the community may have different needs regarding accessing services.</w:t>
      </w:r>
    </w:p>
    <w:p w14:paraId="1213A103" w14:textId="77777777" w:rsidR="00820948" w:rsidRDefault="00820948" w:rsidP="00820948">
      <w:pPr>
        <w:pStyle w:val="ListParagraph"/>
        <w:numPr>
          <w:ilvl w:val="1"/>
          <w:numId w:val="11"/>
        </w:numPr>
        <w:spacing w:line="256" w:lineRule="auto"/>
      </w:pPr>
      <w:r>
        <w:t>Could offer feedback on prototypes of the app.</w:t>
      </w:r>
    </w:p>
    <w:p w14:paraId="1614B4A7" w14:textId="77777777" w:rsidR="00820948" w:rsidRDefault="00820948" w:rsidP="00820948">
      <w:pPr>
        <w:pStyle w:val="ListParagraph"/>
        <w:numPr>
          <w:ilvl w:val="1"/>
          <w:numId w:val="11"/>
        </w:numPr>
        <w:spacing w:line="256" w:lineRule="auto"/>
      </w:pPr>
      <w:r>
        <w:t>May be a source of information about services that should be included.</w:t>
      </w:r>
    </w:p>
    <w:p w14:paraId="336325DD" w14:textId="77777777" w:rsidR="00820948" w:rsidRDefault="00820948" w:rsidP="00820948">
      <w:pPr>
        <w:pStyle w:val="ListParagraph"/>
        <w:numPr>
          <w:ilvl w:val="1"/>
          <w:numId w:val="11"/>
        </w:numPr>
        <w:spacing w:line="256" w:lineRule="auto"/>
      </w:pPr>
      <w:r>
        <w:t>The Liverpool Trans Wiki may an essential source of community information about the services, as it documents many of them.</w:t>
      </w:r>
    </w:p>
    <w:p w14:paraId="7DB055CA" w14:textId="77777777" w:rsidR="00820948" w:rsidRDefault="00820948" w:rsidP="00820948">
      <w:pPr>
        <w:pStyle w:val="ListParagraph"/>
        <w:numPr>
          <w:ilvl w:val="0"/>
          <w:numId w:val="11"/>
        </w:numPr>
        <w:spacing w:line="256" w:lineRule="auto"/>
      </w:pPr>
      <w:r>
        <w:t>Programming languages</w:t>
      </w:r>
    </w:p>
    <w:p w14:paraId="70D823A9" w14:textId="77777777" w:rsidR="00820948" w:rsidRDefault="00820948" w:rsidP="00820948">
      <w:pPr>
        <w:pStyle w:val="ListParagraph"/>
        <w:numPr>
          <w:ilvl w:val="1"/>
          <w:numId w:val="11"/>
        </w:numPr>
        <w:spacing w:line="256" w:lineRule="auto"/>
      </w:pPr>
      <w:r>
        <w:t>JavaScript – proficient enough to tackle much of the proposed features, but some learning may be required as it will likely extend beyond current knowledge.</w:t>
      </w:r>
    </w:p>
    <w:p w14:paraId="2EDCFF36" w14:textId="77777777" w:rsidR="00820948" w:rsidRDefault="00820948" w:rsidP="00820948">
      <w:pPr>
        <w:pStyle w:val="ListParagraph"/>
        <w:numPr>
          <w:ilvl w:val="1"/>
          <w:numId w:val="11"/>
        </w:numPr>
        <w:spacing w:line="256" w:lineRule="auto"/>
      </w:pPr>
      <w:r>
        <w:t>HTML – reasonably proficient, significant problems are not anticipated.</w:t>
      </w:r>
    </w:p>
    <w:p w14:paraId="6F3774FC" w14:textId="77777777" w:rsidR="00820948" w:rsidRDefault="00820948" w:rsidP="00820948">
      <w:pPr>
        <w:pStyle w:val="ListParagraph"/>
        <w:numPr>
          <w:ilvl w:val="1"/>
          <w:numId w:val="11"/>
        </w:numPr>
        <w:spacing w:line="256" w:lineRule="auto"/>
      </w:pPr>
      <w:r>
        <w:t>CSS – only minimal experience, may need some time to learn and to use trial and error to achieve goals.</w:t>
      </w:r>
    </w:p>
    <w:p w14:paraId="3D8FD47E" w14:textId="77777777" w:rsidR="00820948" w:rsidRDefault="00820948" w:rsidP="00820948">
      <w:pPr>
        <w:pStyle w:val="ListParagraph"/>
        <w:numPr>
          <w:ilvl w:val="0"/>
          <w:numId w:val="11"/>
        </w:numPr>
        <w:spacing w:line="256" w:lineRule="auto"/>
      </w:pPr>
      <w:r>
        <w:t>Cloud storage and version control</w:t>
      </w:r>
    </w:p>
    <w:p w14:paraId="51D7C3CF" w14:textId="77777777" w:rsidR="00820948" w:rsidRDefault="00820948" w:rsidP="00820948">
      <w:pPr>
        <w:pStyle w:val="ListParagraph"/>
        <w:numPr>
          <w:ilvl w:val="1"/>
          <w:numId w:val="11"/>
        </w:numPr>
        <w:spacing w:line="256" w:lineRule="auto"/>
      </w:pPr>
      <w:r>
        <w:t>Microsoft OneDrive and GitHub can be used to backup files in the cloud and continue work between different devices. GitHub also provides version control with branching and reverting.</w:t>
      </w:r>
    </w:p>
    <w:p w14:paraId="5D7FB477" w14:textId="77777777" w:rsidR="00820948" w:rsidRDefault="00820948" w:rsidP="00820948">
      <w:pPr>
        <w:pStyle w:val="ListParagraph"/>
        <w:numPr>
          <w:ilvl w:val="0"/>
          <w:numId w:val="11"/>
        </w:numPr>
        <w:spacing w:line="256" w:lineRule="auto"/>
      </w:pPr>
      <w:r>
        <w:t>DBaaS</w:t>
      </w:r>
    </w:p>
    <w:p w14:paraId="073B1206" w14:textId="77777777" w:rsidR="00820948" w:rsidRDefault="00820948" w:rsidP="00820948">
      <w:pPr>
        <w:pStyle w:val="ListParagraph"/>
        <w:numPr>
          <w:ilvl w:val="1"/>
          <w:numId w:val="11"/>
        </w:numPr>
        <w:spacing w:line="256" w:lineRule="auto"/>
      </w:pPr>
      <w:r>
        <w:t xml:space="preserve">AWS DynamoDB – A serverless database solution from Amazon that has a limited free access that is accessed through an online GUI via a browser. </w:t>
      </w:r>
    </w:p>
    <w:p w14:paraId="002F2D07" w14:textId="77777777" w:rsidR="00820948" w:rsidRDefault="00820948" w:rsidP="00820948">
      <w:pPr>
        <w:pStyle w:val="ListParagraph"/>
        <w:numPr>
          <w:ilvl w:val="1"/>
          <w:numId w:val="11"/>
        </w:numPr>
        <w:spacing w:line="256" w:lineRule="auto"/>
      </w:pPr>
      <w:r>
        <w:t>Other AWS services to combine with DynamoDB such as Lambda, API Gateway, Cognito &amp; IAM.</w:t>
      </w:r>
    </w:p>
    <w:p w14:paraId="2CDF058A" w14:textId="77777777" w:rsidR="00820948" w:rsidRDefault="00820948" w:rsidP="00820948">
      <w:pPr>
        <w:pStyle w:val="ListParagraph"/>
        <w:numPr>
          <w:ilvl w:val="0"/>
          <w:numId w:val="11"/>
        </w:numPr>
        <w:spacing w:line="256" w:lineRule="auto"/>
      </w:pPr>
      <w:r>
        <w:t>Map</w:t>
      </w:r>
    </w:p>
    <w:p w14:paraId="02E4481E" w14:textId="77777777" w:rsidR="00820948" w:rsidRDefault="00820948" w:rsidP="00820948">
      <w:pPr>
        <w:pStyle w:val="ListParagraph"/>
        <w:numPr>
          <w:ilvl w:val="1"/>
          <w:numId w:val="11"/>
        </w:numPr>
        <w:spacing w:line="256" w:lineRule="auto"/>
      </w:pPr>
      <w:r>
        <w:t>HERE Maps – Map solution accessed using an API after creating an account with HERE.</w:t>
      </w:r>
    </w:p>
    <w:p w14:paraId="0AAF659E" w14:textId="77777777" w:rsidR="00820948" w:rsidRDefault="00820948" w:rsidP="00820948">
      <w:pPr>
        <w:pStyle w:val="ListParagraph"/>
        <w:numPr>
          <w:ilvl w:val="0"/>
          <w:numId w:val="11"/>
        </w:numPr>
        <w:spacing w:line="256" w:lineRule="auto"/>
      </w:pPr>
      <w:r>
        <w:t>Hardware</w:t>
      </w:r>
    </w:p>
    <w:p w14:paraId="05DA1327" w14:textId="77777777" w:rsidR="00820948" w:rsidRDefault="00820948" w:rsidP="00820948">
      <w:pPr>
        <w:pStyle w:val="ListParagraph"/>
        <w:numPr>
          <w:ilvl w:val="1"/>
          <w:numId w:val="11"/>
        </w:numPr>
        <w:spacing w:line="256" w:lineRule="auto"/>
      </w:pPr>
      <w:r>
        <w:t>PC – used for coding, testing, writing up reports and conducting research.</w:t>
      </w:r>
    </w:p>
    <w:p w14:paraId="1A1D84D8" w14:textId="77777777" w:rsidR="00820948" w:rsidRDefault="00820948" w:rsidP="00820948">
      <w:pPr>
        <w:pStyle w:val="ListParagraph"/>
        <w:numPr>
          <w:ilvl w:val="1"/>
          <w:numId w:val="11"/>
        </w:numPr>
        <w:spacing w:line="256" w:lineRule="auto"/>
      </w:pPr>
      <w:r>
        <w:t xml:space="preserve">Laptop – as above, but with portability. More focus on writing up reports, since other tasks are easier with a larger screen. </w:t>
      </w:r>
    </w:p>
    <w:p w14:paraId="797E1A33" w14:textId="77777777" w:rsidR="00820948" w:rsidRDefault="00820948" w:rsidP="00820948">
      <w:pPr>
        <w:pStyle w:val="ListParagraph"/>
        <w:numPr>
          <w:ilvl w:val="1"/>
          <w:numId w:val="11"/>
        </w:numPr>
        <w:spacing w:line="256" w:lineRule="auto"/>
      </w:pPr>
      <w:r>
        <w:t>Phone – used for support with research, but also to test the app on a mobile device.</w:t>
      </w:r>
    </w:p>
    <w:p w14:paraId="75C017A0" w14:textId="77777777" w:rsidR="00820948" w:rsidRDefault="00820948" w:rsidP="00820948">
      <w:pPr>
        <w:pStyle w:val="ListParagraph"/>
        <w:numPr>
          <w:ilvl w:val="0"/>
          <w:numId w:val="11"/>
        </w:numPr>
        <w:spacing w:line="256" w:lineRule="auto"/>
      </w:pPr>
      <w:r>
        <w:t>Software</w:t>
      </w:r>
    </w:p>
    <w:p w14:paraId="65575420" w14:textId="77777777" w:rsidR="00820948" w:rsidRDefault="00820948" w:rsidP="00820948">
      <w:pPr>
        <w:pStyle w:val="ListParagraph"/>
        <w:numPr>
          <w:ilvl w:val="1"/>
          <w:numId w:val="11"/>
        </w:numPr>
        <w:spacing w:line="256" w:lineRule="auto"/>
      </w:pPr>
      <w:r>
        <w:t xml:space="preserve">Chrome – Browser used for testing with developer tools, for investigating issues with code and to see how the app responds to different resolutions. </w:t>
      </w:r>
    </w:p>
    <w:p w14:paraId="62434B54" w14:textId="77777777" w:rsidR="00820948" w:rsidRDefault="00820948" w:rsidP="00820948">
      <w:pPr>
        <w:pStyle w:val="ListParagraph"/>
        <w:numPr>
          <w:ilvl w:val="1"/>
          <w:numId w:val="11"/>
        </w:numPr>
        <w:spacing w:line="256" w:lineRule="auto"/>
      </w:pPr>
      <w:r>
        <w:t>Visual Studio Code - A commonly used code editor that will be used throughout the project for all coding purposes.</w:t>
      </w:r>
    </w:p>
    <w:p w14:paraId="4AADD172" w14:textId="77777777" w:rsidR="00820948" w:rsidRDefault="00820948" w:rsidP="00820948">
      <w:pPr>
        <w:pStyle w:val="ListParagraph"/>
        <w:numPr>
          <w:ilvl w:val="1"/>
          <w:numId w:val="11"/>
        </w:numPr>
        <w:spacing w:line="256" w:lineRule="auto"/>
      </w:pPr>
      <w:r>
        <w:t>CURL (Client URL) – for testing and using API’s using the command line.</w:t>
      </w:r>
    </w:p>
    <w:p w14:paraId="0948ECE4" w14:textId="77777777" w:rsidR="00820948" w:rsidRDefault="00820948" w:rsidP="00820948">
      <w:pPr>
        <w:pStyle w:val="ListParagraph"/>
        <w:numPr>
          <w:ilvl w:val="1"/>
          <w:numId w:val="11"/>
        </w:numPr>
        <w:spacing w:line="256" w:lineRule="auto"/>
      </w:pPr>
      <w:r>
        <w:t>Discord – a bot can be used to gather information for the events calendar.</w:t>
      </w:r>
    </w:p>
    <w:p w14:paraId="49B518C3" w14:textId="2FD6AA9B" w:rsidR="00820948" w:rsidRDefault="00820948" w:rsidP="00D47F3E"/>
    <w:p w14:paraId="595BD300" w14:textId="77777777" w:rsidR="00254CD8" w:rsidRDefault="00254CD8" w:rsidP="00D47F3E"/>
    <w:p w14:paraId="173C874D" w14:textId="1E645BA1" w:rsidR="00820948" w:rsidRDefault="00820948" w:rsidP="00820948">
      <w:pPr>
        <w:pStyle w:val="Heading2"/>
      </w:pPr>
      <w:bookmarkStart w:id="64" w:name="_Toc139391428"/>
      <w:r>
        <w:lastRenderedPageBreak/>
        <w:t>4.8 Appendix H – Mitigating actions for identified risks</w:t>
      </w:r>
      <w:bookmarkEnd w:id="64"/>
    </w:p>
    <w:p w14:paraId="0B1BEEA8" w14:textId="77777777" w:rsidR="00820948" w:rsidRPr="00820948" w:rsidRDefault="00820948" w:rsidP="00820948"/>
    <w:p w14:paraId="7A5AD41F" w14:textId="085CF898" w:rsidR="00254CD8" w:rsidRDefault="00254CD8" w:rsidP="00254CD8">
      <w:pPr>
        <w:pStyle w:val="Caption"/>
        <w:keepNext/>
      </w:pPr>
      <w:r>
        <w:t xml:space="preserve">Table </w:t>
      </w:r>
      <w:fldSimple w:instr=" SEQ Table \* ARABIC ">
        <w:r>
          <w:rPr>
            <w:noProof/>
          </w:rPr>
          <w:t>8</w:t>
        </w:r>
      </w:fldSimple>
      <w:r>
        <w:t xml:space="preserve"> Mitigating action and the results of identified risks</w:t>
      </w:r>
    </w:p>
    <w:tbl>
      <w:tblPr>
        <w:tblStyle w:val="TableGrid"/>
        <w:tblW w:w="0" w:type="auto"/>
        <w:tblLook w:val="04A0" w:firstRow="1" w:lastRow="0" w:firstColumn="1" w:lastColumn="0" w:noHBand="0" w:noVBand="1"/>
      </w:tblPr>
      <w:tblGrid>
        <w:gridCol w:w="988"/>
        <w:gridCol w:w="3260"/>
        <w:gridCol w:w="4768"/>
      </w:tblGrid>
      <w:tr w:rsidR="00820948" w:rsidRPr="00825ACF" w14:paraId="03E059F8" w14:textId="77777777" w:rsidTr="00804DB4">
        <w:tc>
          <w:tcPr>
            <w:tcW w:w="988" w:type="dxa"/>
          </w:tcPr>
          <w:p w14:paraId="2514F32F" w14:textId="77777777" w:rsidR="00820948" w:rsidRPr="00825ACF" w:rsidRDefault="00820948" w:rsidP="00804DB4">
            <w:pPr>
              <w:spacing w:line="256" w:lineRule="auto"/>
              <w:rPr>
                <w:b/>
                <w:bCs/>
              </w:rPr>
            </w:pPr>
            <w:r w:rsidRPr="00825ACF">
              <w:rPr>
                <w:b/>
                <w:bCs/>
              </w:rPr>
              <w:t>Label</w:t>
            </w:r>
          </w:p>
        </w:tc>
        <w:tc>
          <w:tcPr>
            <w:tcW w:w="3260" w:type="dxa"/>
          </w:tcPr>
          <w:p w14:paraId="2FC215BC" w14:textId="77777777" w:rsidR="00820948" w:rsidRPr="00825ACF" w:rsidRDefault="00820948" w:rsidP="00804DB4">
            <w:pPr>
              <w:spacing w:line="256" w:lineRule="auto"/>
              <w:rPr>
                <w:b/>
                <w:bCs/>
              </w:rPr>
            </w:pPr>
            <w:r w:rsidRPr="00825ACF">
              <w:rPr>
                <w:b/>
                <w:bCs/>
              </w:rPr>
              <w:t>Mitigating Actions</w:t>
            </w:r>
          </w:p>
        </w:tc>
        <w:tc>
          <w:tcPr>
            <w:tcW w:w="4768" w:type="dxa"/>
          </w:tcPr>
          <w:p w14:paraId="43C8A7F6" w14:textId="77777777" w:rsidR="00820948" w:rsidRPr="00825ACF" w:rsidRDefault="00820948" w:rsidP="00804DB4">
            <w:pPr>
              <w:spacing w:line="256" w:lineRule="auto"/>
              <w:rPr>
                <w:b/>
                <w:bCs/>
              </w:rPr>
            </w:pPr>
            <w:r w:rsidRPr="00825ACF">
              <w:rPr>
                <w:b/>
                <w:bCs/>
              </w:rPr>
              <w:t>Result</w:t>
            </w:r>
          </w:p>
        </w:tc>
      </w:tr>
      <w:tr w:rsidR="00820948" w14:paraId="5550CC1A" w14:textId="77777777" w:rsidTr="00804DB4">
        <w:tc>
          <w:tcPr>
            <w:tcW w:w="988" w:type="dxa"/>
          </w:tcPr>
          <w:p w14:paraId="50E82B27" w14:textId="77777777" w:rsidR="00820948" w:rsidRDefault="00820948" w:rsidP="00804DB4">
            <w:pPr>
              <w:spacing w:line="256" w:lineRule="auto"/>
            </w:pPr>
            <w:r>
              <w:t>R1</w:t>
            </w:r>
          </w:p>
        </w:tc>
        <w:tc>
          <w:tcPr>
            <w:tcW w:w="3260" w:type="dxa"/>
          </w:tcPr>
          <w:p w14:paraId="75CC4983" w14:textId="77777777" w:rsidR="00820948" w:rsidRDefault="00820948" w:rsidP="00804DB4">
            <w:pPr>
              <w:spacing w:line="256" w:lineRule="auto"/>
            </w:pPr>
            <w:r>
              <w:t>Identify people most likely to provide feedback and be respectful of their time to get as much out of any engagements as possible</w:t>
            </w:r>
          </w:p>
        </w:tc>
        <w:tc>
          <w:tcPr>
            <w:tcW w:w="4768" w:type="dxa"/>
          </w:tcPr>
          <w:p w14:paraId="392D1855" w14:textId="77777777" w:rsidR="00820948" w:rsidRDefault="00820948" w:rsidP="00804DB4">
            <w:pPr>
              <w:spacing w:line="256" w:lineRule="auto"/>
            </w:pPr>
            <w:r>
              <w:t>The most likely service provider to provide feedback was identified and engaged with, but personal reasons meant they had to drop out of the requirements elicitation study. Since mitigation failed adjustment to the analysis was necessary, so the requirements elicitation still went ahead without this stakeholder group and future work suggested to engage with other stakeholders.</w:t>
            </w:r>
          </w:p>
          <w:p w14:paraId="120B4488" w14:textId="77777777" w:rsidR="00820948" w:rsidRDefault="00820948" w:rsidP="00804DB4">
            <w:pPr>
              <w:spacing w:line="256" w:lineRule="auto"/>
            </w:pPr>
          </w:p>
        </w:tc>
      </w:tr>
      <w:tr w:rsidR="00820948" w14:paraId="41752335" w14:textId="77777777" w:rsidTr="00804DB4">
        <w:tc>
          <w:tcPr>
            <w:tcW w:w="988" w:type="dxa"/>
          </w:tcPr>
          <w:p w14:paraId="17B2F237" w14:textId="77777777" w:rsidR="00820948" w:rsidRDefault="00820948" w:rsidP="00804DB4">
            <w:pPr>
              <w:spacing w:line="256" w:lineRule="auto"/>
            </w:pPr>
            <w:r>
              <w:t>R2</w:t>
            </w:r>
          </w:p>
        </w:tc>
        <w:tc>
          <w:tcPr>
            <w:tcW w:w="3260" w:type="dxa"/>
          </w:tcPr>
          <w:p w14:paraId="4702E99E" w14:textId="77777777" w:rsidR="00820948" w:rsidRDefault="00820948" w:rsidP="00804DB4">
            <w:pPr>
              <w:spacing w:line="256" w:lineRule="auto"/>
            </w:pPr>
            <w:r>
              <w:t>Questionnaire to be carefully designed to facilitate getting high quality feedback.</w:t>
            </w:r>
          </w:p>
          <w:p w14:paraId="55C930BB" w14:textId="77777777" w:rsidR="00820948" w:rsidRDefault="00820948" w:rsidP="00804DB4">
            <w:pPr>
              <w:spacing w:line="256" w:lineRule="auto"/>
            </w:pPr>
          </w:p>
        </w:tc>
        <w:tc>
          <w:tcPr>
            <w:tcW w:w="4768" w:type="dxa"/>
          </w:tcPr>
          <w:p w14:paraId="225F6A13" w14:textId="77777777" w:rsidR="00820948" w:rsidRDefault="00820948" w:rsidP="00804DB4">
            <w:pPr>
              <w:spacing w:line="256" w:lineRule="auto"/>
            </w:pPr>
            <w:r>
              <w:t>The feedback was good quality and useful information was gained, so mitigation of carefully considering the questionnaire was successful.</w:t>
            </w:r>
          </w:p>
        </w:tc>
      </w:tr>
      <w:tr w:rsidR="00820948" w14:paraId="734428CB" w14:textId="77777777" w:rsidTr="00804DB4">
        <w:tc>
          <w:tcPr>
            <w:tcW w:w="988" w:type="dxa"/>
          </w:tcPr>
          <w:p w14:paraId="45D48CF5" w14:textId="77777777" w:rsidR="00820948" w:rsidRDefault="00820948" w:rsidP="00804DB4">
            <w:pPr>
              <w:spacing w:line="256" w:lineRule="auto"/>
            </w:pPr>
            <w:r>
              <w:t>R3</w:t>
            </w:r>
          </w:p>
        </w:tc>
        <w:tc>
          <w:tcPr>
            <w:tcW w:w="3260" w:type="dxa"/>
          </w:tcPr>
          <w:p w14:paraId="063071A4" w14:textId="77777777" w:rsidR="00820948" w:rsidRDefault="00820948" w:rsidP="00804DB4">
            <w:pPr>
              <w:spacing w:line="256" w:lineRule="auto"/>
            </w:pPr>
            <w:r>
              <w:t xml:space="preserve">Undertake feedback gathering as soon as possible, attempt to identify most likely candidates to participate and consider changes to project lifecycle if necessary. </w:t>
            </w:r>
          </w:p>
        </w:tc>
        <w:tc>
          <w:tcPr>
            <w:tcW w:w="4768" w:type="dxa"/>
          </w:tcPr>
          <w:p w14:paraId="0B8463DE" w14:textId="77777777" w:rsidR="00820948" w:rsidRDefault="00820948" w:rsidP="00804DB4">
            <w:pPr>
              <w:spacing w:line="256" w:lineRule="auto"/>
            </w:pPr>
            <w:r>
              <w:t>This partially occurred, with less users participating than anticipated; however, this only had a minimal effect on the analysis and changes to the project lifecycle were made to reduce reliance on gathering feedback.</w:t>
            </w:r>
          </w:p>
          <w:p w14:paraId="70F7F378" w14:textId="77777777" w:rsidR="00820948" w:rsidRDefault="00820948" w:rsidP="00804DB4">
            <w:pPr>
              <w:spacing w:line="256" w:lineRule="auto"/>
            </w:pPr>
          </w:p>
        </w:tc>
      </w:tr>
      <w:tr w:rsidR="00820948" w14:paraId="47F33B88" w14:textId="77777777" w:rsidTr="00804DB4">
        <w:tc>
          <w:tcPr>
            <w:tcW w:w="988" w:type="dxa"/>
          </w:tcPr>
          <w:p w14:paraId="18DDEAA9" w14:textId="77777777" w:rsidR="00820948" w:rsidRDefault="00820948" w:rsidP="00804DB4">
            <w:pPr>
              <w:spacing w:line="256" w:lineRule="auto"/>
            </w:pPr>
            <w:r>
              <w:t>R4</w:t>
            </w:r>
          </w:p>
        </w:tc>
        <w:tc>
          <w:tcPr>
            <w:tcW w:w="3260" w:type="dxa"/>
          </w:tcPr>
          <w:p w14:paraId="14801310" w14:textId="77777777" w:rsidR="00820948" w:rsidRDefault="00820948" w:rsidP="00804DB4">
            <w:pPr>
              <w:spacing w:line="256" w:lineRule="auto"/>
            </w:pPr>
            <w:r>
              <w:t>A skills development plan will be implemented, particularly for CSS &amp; databases.</w:t>
            </w:r>
          </w:p>
          <w:p w14:paraId="10681319" w14:textId="77777777" w:rsidR="00820948" w:rsidRDefault="00820948" w:rsidP="00804DB4">
            <w:pPr>
              <w:spacing w:line="256" w:lineRule="auto"/>
            </w:pPr>
          </w:p>
        </w:tc>
        <w:tc>
          <w:tcPr>
            <w:tcW w:w="4768" w:type="dxa"/>
          </w:tcPr>
          <w:p w14:paraId="03B16819" w14:textId="77777777" w:rsidR="00820948" w:rsidRDefault="00820948" w:rsidP="00804DB4">
            <w:pPr>
              <w:spacing w:line="256" w:lineRule="auto"/>
            </w:pPr>
            <w:r>
              <w:t>Skills development was undertaken for CSS and using the AWS services such as DynamoDB.</w:t>
            </w:r>
          </w:p>
        </w:tc>
      </w:tr>
      <w:tr w:rsidR="00820948" w14:paraId="61F0750B" w14:textId="77777777" w:rsidTr="00804DB4">
        <w:tc>
          <w:tcPr>
            <w:tcW w:w="988" w:type="dxa"/>
          </w:tcPr>
          <w:p w14:paraId="593FAFF0" w14:textId="77777777" w:rsidR="00820948" w:rsidRDefault="00820948" w:rsidP="00804DB4">
            <w:pPr>
              <w:spacing w:line="256" w:lineRule="auto"/>
            </w:pPr>
            <w:r>
              <w:t>R5</w:t>
            </w:r>
          </w:p>
        </w:tc>
        <w:tc>
          <w:tcPr>
            <w:tcW w:w="3260" w:type="dxa"/>
          </w:tcPr>
          <w:p w14:paraId="7B4D7ABA" w14:textId="77777777" w:rsidR="00820948" w:rsidRDefault="00820948" w:rsidP="00804DB4">
            <w:pPr>
              <w:spacing w:line="256" w:lineRule="auto"/>
            </w:pPr>
            <w:r>
              <w:t>No mitigation to be undertaken. The primary purpose of the software is very similar to other code editors, and any shortcuts learned will only speed up tasks.</w:t>
            </w:r>
          </w:p>
          <w:p w14:paraId="666A2B07" w14:textId="77777777" w:rsidR="00820948" w:rsidRDefault="00820948" w:rsidP="00804DB4">
            <w:pPr>
              <w:spacing w:line="256" w:lineRule="auto"/>
            </w:pPr>
          </w:p>
        </w:tc>
        <w:tc>
          <w:tcPr>
            <w:tcW w:w="4768" w:type="dxa"/>
          </w:tcPr>
          <w:p w14:paraId="12019652" w14:textId="77777777" w:rsidR="00820948" w:rsidRDefault="00820948" w:rsidP="00804DB4">
            <w:pPr>
              <w:spacing w:line="256" w:lineRule="auto"/>
            </w:pPr>
            <w:r>
              <w:t>Over time familiarity of VS Code has resulted in increasing the ease of use.</w:t>
            </w:r>
          </w:p>
        </w:tc>
      </w:tr>
      <w:tr w:rsidR="00820948" w14:paraId="369451B9" w14:textId="77777777" w:rsidTr="00804DB4">
        <w:tc>
          <w:tcPr>
            <w:tcW w:w="988" w:type="dxa"/>
          </w:tcPr>
          <w:p w14:paraId="60C71C1B" w14:textId="77777777" w:rsidR="00820948" w:rsidRDefault="00820948" w:rsidP="00804DB4">
            <w:pPr>
              <w:spacing w:line="256" w:lineRule="auto"/>
            </w:pPr>
            <w:r>
              <w:t>R6</w:t>
            </w:r>
          </w:p>
        </w:tc>
        <w:tc>
          <w:tcPr>
            <w:tcW w:w="3260" w:type="dxa"/>
          </w:tcPr>
          <w:p w14:paraId="518E3457" w14:textId="77777777" w:rsidR="00820948" w:rsidRDefault="00820948" w:rsidP="00804DB4">
            <w:pPr>
              <w:spacing w:line="256" w:lineRule="auto"/>
            </w:pPr>
            <w:r>
              <w:t>Data will be stored locally on two machines (PC &amp; laptop) as well as in the cloud, so there is no single point of failure.</w:t>
            </w:r>
          </w:p>
          <w:p w14:paraId="577AC319" w14:textId="77777777" w:rsidR="00820948" w:rsidRDefault="00820948" w:rsidP="00804DB4">
            <w:pPr>
              <w:spacing w:line="256" w:lineRule="auto"/>
            </w:pPr>
          </w:p>
        </w:tc>
        <w:tc>
          <w:tcPr>
            <w:tcW w:w="4768" w:type="dxa"/>
          </w:tcPr>
          <w:p w14:paraId="1B9B7997" w14:textId="77777777" w:rsidR="00820948" w:rsidRDefault="00820948" w:rsidP="00804DB4">
            <w:pPr>
              <w:spacing w:line="256" w:lineRule="auto"/>
            </w:pPr>
            <w:r>
              <w:t>As of writing, no data loss has occurred.</w:t>
            </w:r>
          </w:p>
        </w:tc>
      </w:tr>
      <w:tr w:rsidR="00820948" w14:paraId="2D6CA30D" w14:textId="77777777" w:rsidTr="00804DB4">
        <w:tc>
          <w:tcPr>
            <w:tcW w:w="988" w:type="dxa"/>
          </w:tcPr>
          <w:p w14:paraId="73100510" w14:textId="77777777" w:rsidR="00820948" w:rsidRDefault="00820948" w:rsidP="00804DB4">
            <w:pPr>
              <w:spacing w:line="256" w:lineRule="auto"/>
            </w:pPr>
            <w:r>
              <w:t>R7</w:t>
            </w:r>
          </w:p>
        </w:tc>
        <w:tc>
          <w:tcPr>
            <w:tcW w:w="3260" w:type="dxa"/>
          </w:tcPr>
          <w:p w14:paraId="489F355E" w14:textId="77777777" w:rsidR="00820948" w:rsidRDefault="00820948" w:rsidP="00804DB4">
            <w:pPr>
              <w:spacing w:line="256" w:lineRule="auto"/>
            </w:pPr>
            <w:r>
              <w:t>Begin working on this early in the project to ensure there is time to work through any issues.</w:t>
            </w:r>
          </w:p>
          <w:p w14:paraId="1ECF290C" w14:textId="77777777" w:rsidR="00820948" w:rsidRDefault="00820948" w:rsidP="00804DB4">
            <w:pPr>
              <w:spacing w:line="256" w:lineRule="auto"/>
            </w:pPr>
          </w:p>
        </w:tc>
        <w:tc>
          <w:tcPr>
            <w:tcW w:w="4768" w:type="dxa"/>
          </w:tcPr>
          <w:p w14:paraId="0C66794B" w14:textId="77777777" w:rsidR="00820948" w:rsidRDefault="00820948" w:rsidP="00804DB4">
            <w:pPr>
              <w:spacing w:line="256" w:lineRule="auto"/>
            </w:pPr>
            <w:r>
              <w:t>This occurred due to the time scale involved of setting up Trove, so there was a switch to AWS. This was mitigated by starting the databases relatively early in the project, so disruption was minimised.</w:t>
            </w:r>
          </w:p>
          <w:p w14:paraId="5247F41B" w14:textId="77777777" w:rsidR="00820948" w:rsidRDefault="00820948" w:rsidP="00804DB4">
            <w:pPr>
              <w:spacing w:line="256" w:lineRule="auto"/>
            </w:pPr>
          </w:p>
        </w:tc>
      </w:tr>
      <w:tr w:rsidR="00820948" w14:paraId="342BE4F8" w14:textId="77777777" w:rsidTr="00804DB4">
        <w:tc>
          <w:tcPr>
            <w:tcW w:w="988" w:type="dxa"/>
          </w:tcPr>
          <w:p w14:paraId="3BB7EB23" w14:textId="77777777" w:rsidR="00820948" w:rsidRDefault="00820948" w:rsidP="00804DB4">
            <w:pPr>
              <w:spacing w:line="256" w:lineRule="auto"/>
            </w:pPr>
            <w:r>
              <w:lastRenderedPageBreak/>
              <w:t>R8</w:t>
            </w:r>
          </w:p>
        </w:tc>
        <w:tc>
          <w:tcPr>
            <w:tcW w:w="3260" w:type="dxa"/>
          </w:tcPr>
          <w:p w14:paraId="19C46726" w14:textId="77777777" w:rsidR="00820948" w:rsidRDefault="00820948" w:rsidP="00804DB4">
            <w:pPr>
              <w:spacing w:line="256" w:lineRule="auto"/>
            </w:pPr>
            <w:r>
              <w:t>No mitigation to be undertaken but contact with tutor to be maintained so that an extension can be requested if necessary.</w:t>
            </w:r>
          </w:p>
          <w:p w14:paraId="1EB5D095" w14:textId="77777777" w:rsidR="00820948" w:rsidRDefault="00820948" w:rsidP="00804DB4">
            <w:pPr>
              <w:spacing w:line="256" w:lineRule="auto"/>
            </w:pPr>
          </w:p>
        </w:tc>
        <w:tc>
          <w:tcPr>
            <w:tcW w:w="4768" w:type="dxa"/>
          </w:tcPr>
          <w:p w14:paraId="400FAB50" w14:textId="77777777" w:rsidR="00820948" w:rsidRDefault="00820948" w:rsidP="00804DB4">
            <w:pPr>
              <w:spacing w:line="256" w:lineRule="auto"/>
            </w:pPr>
            <w:r>
              <w:t>Unexpected illness caused a week’s delay around the time of a TMA deadline, but an extension was requested and granted, so disruption was minimal.</w:t>
            </w:r>
          </w:p>
        </w:tc>
      </w:tr>
      <w:tr w:rsidR="00820948" w14:paraId="525F2F01" w14:textId="77777777" w:rsidTr="00804DB4">
        <w:tc>
          <w:tcPr>
            <w:tcW w:w="988" w:type="dxa"/>
          </w:tcPr>
          <w:p w14:paraId="12FBCDD2" w14:textId="77777777" w:rsidR="00820948" w:rsidRDefault="00820948" w:rsidP="00804DB4">
            <w:pPr>
              <w:spacing w:line="256" w:lineRule="auto"/>
            </w:pPr>
            <w:r>
              <w:t>R9</w:t>
            </w:r>
          </w:p>
        </w:tc>
        <w:tc>
          <w:tcPr>
            <w:tcW w:w="3260" w:type="dxa"/>
          </w:tcPr>
          <w:p w14:paraId="6113AEF4" w14:textId="77777777" w:rsidR="00820948" w:rsidRDefault="00820948" w:rsidP="00804DB4">
            <w:pPr>
              <w:spacing w:line="256" w:lineRule="auto"/>
            </w:pPr>
            <w:r>
              <w:t>No mitigation to be undertaken, if either the PC or laptop were to suddenly fail then the other could be used as backup.</w:t>
            </w:r>
          </w:p>
          <w:p w14:paraId="4B2BB349" w14:textId="77777777" w:rsidR="00820948" w:rsidRDefault="00820948" w:rsidP="00804DB4">
            <w:pPr>
              <w:spacing w:line="256" w:lineRule="auto"/>
            </w:pPr>
          </w:p>
        </w:tc>
        <w:tc>
          <w:tcPr>
            <w:tcW w:w="4768" w:type="dxa"/>
          </w:tcPr>
          <w:p w14:paraId="6689DFE5" w14:textId="77777777" w:rsidR="00820948" w:rsidRDefault="00820948" w:rsidP="00804DB4">
            <w:pPr>
              <w:spacing w:line="256" w:lineRule="auto"/>
            </w:pPr>
            <w:r>
              <w:t>As of writing, no hardware failure has occurred.</w:t>
            </w:r>
          </w:p>
        </w:tc>
      </w:tr>
      <w:tr w:rsidR="00820948" w14:paraId="06B90B08" w14:textId="77777777" w:rsidTr="00804DB4">
        <w:tc>
          <w:tcPr>
            <w:tcW w:w="988" w:type="dxa"/>
          </w:tcPr>
          <w:p w14:paraId="289B18E6" w14:textId="77777777" w:rsidR="00820948" w:rsidRDefault="00820948" w:rsidP="00804DB4">
            <w:pPr>
              <w:spacing w:line="256" w:lineRule="auto"/>
            </w:pPr>
            <w:r>
              <w:t>R10</w:t>
            </w:r>
          </w:p>
        </w:tc>
        <w:tc>
          <w:tcPr>
            <w:tcW w:w="3260" w:type="dxa"/>
          </w:tcPr>
          <w:p w14:paraId="6116F9BB" w14:textId="77777777" w:rsidR="00820948" w:rsidRDefault="00820948" w:rsidP="00804DB4">
            <w:pPr>
              <w:spacing w:line="256" w:lineRule="auto"/>
            </w:pPr>
            <w:r>
              <w:t>Discuss the remaining tasks with tutor to prioritise and set a hard cut off after which no further work on the app will be done.</w:t>
            </w:r>
          </w:p>
        </w:tc>
        <w:tc>
          <w:tcPr>
            <w:tcW w:w="4768" w:type="dxa"/>
          </w:tcPr>
          <w:p w14:paraId="49777464" w14:textId="77777777" w:rsidR="00820948" w:rsidRDefault="00820948" w:rsidP="00804DB4">
            <w:pPr>
              <w:spacing w:line="256" w:lineRule="auto"/>
            </w:pPr>
            <w:r>
              <w:t>N/A</w:t>
            </w:r>
          </w:p>
        </w:tc>
      </w:tr>
    </w:tbl>
    <w:p w14:paraId="36563AA7" w14:textId="69361C7B" w:rsidR="00820948" w:rsidRDefault="00820948" w:rsidP="00D47F3E"/>
    <w:p w14:paraId="0EE84CBD" w14:textId="76C37680" w:rsidR="00FA7E36" w:rsidRDefault="00FA7E36" w:rsidP="00FA7E36">
      <w:pPr>
        <w:pStyle w:val="Heading2"/>
      </w:pPr>
      <w:bookmarkStart w:id="65" w:name="_Toc133958615"/>
      <w:bookmarkStart w:id="66" w:name="_Toc139391429"/>
      <w:r>
        <w:lastRenderedPageBreak/>
        <w:t>4.9 Appendix I: Questionnaire</w:t>
      </w:r>
      <w:bookmarkEnd w:id="65"/>
      <w:bookmarkEnd w:id="66"/>
    </w:p>
    <w:p w14:paraId="27366F43" w14:textId="77777777" w:rsidR="00254CD8" w:rsidRDefault="00FA7E36" w:rsidP="00254CD8">
      <w:pPr>
        <w:keepNext/>
      </w:pPr>
      <w:r>
        <w:rPr>
          <w:noProof/>
        </w:rPr>
        <w:drawing>
          <wp:inline distT="0" distB="0" distL="0" distR="0" wp14:anchorId="757DE589" wp14:editId="79DBA5F0">
            <wp:extent cx="5731510" cy="8046720"/>
            <wp:effectExtent l="0" t="0" r="2540" b="0"/>
            <wp:docPr id="18" name="Picture 18"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 letter&#10;&#10;Description automatically generated"/>
                    <pic:cNvPicPr/>
                  </pic:nvPicPr>
                  <pic:blipFill>
                    <a:blip r:embed="rId71">
                      <a:extLst>
                        <a:ext uri="{28A0092B-C50C-407E-A947-70E740481C1C}">
                          <a14:useLocalDpi xmlns:a14="http://schemas.microsoft.com/office/drawing/2010/main" val="0"/>
                        </a:ext>
                      </a:extLst>
                    </a:blip>
                    <a:stretch>
                      <a:fillRect/>
                    </a:stretch>
                  </pic:blipFill>
                  <pic:spPr>
                    <a:xfrm>
                      <a:off x="0" y="0"/>
                      <a:ext cx="5731510" cy="8046720"/>
                    </a:xfrm>
                    <a:prstGeom prst="rect">
                      <a:avLst/>
                    </a:prstGeom>
                  </pic:spPr>
                </pic:pic>
              </a:graphicData>
            </a:graphic>
          </wp:inline>
        </w:drawing>
      </w:r>
    </w:p>
    <w:p w14:paraId="63E29793" w14:textId="24107E0A" w:rsidR="00254CD8" w:rsidRDefault="00254CD8" w:rsidP="00254CD8">
      <w:pPr>
        <w:pStyle w:val="Caption"/>
      </w:pPr>
      <w:r>
        <w:t xml:space="preserve">Figure </w:t>
      </w:r>
      <w:fldSimple w:instr=" SEQ Figure \* ARABIC ">
        <w:r>
          <w:rPr>
            <w:noProof/>
          </w:rPr>
          <w:t>29</w:t>
        </w:r>
      </w:fldSimple>
      <w:r>
        <w:t xml:space="preserve"> Questionnaire pg1</w:t>
      </w:r>
    </w:p>
    <w:p w14:paraId="58550199" w14:textId="77777777" w:rsidR="00FA7E36" w:rsidRDefault="00FA7E36" w:rsidP="00FA7E36">
      <w:pPr>
        <w:keepNext/>
      </w:pPr>
      <w:r>
        <w:rPr>
          <w:noProof/>
        </w:rPr>
        <w:lastRenderedPageBreak/>
        <w:drawing>
          <wp:inline distT="0" distB="0" distL="0" distR="0" wp14:anchorId="7A79DB0D" wp14:editId="2FD56D19">
            <wp:extent cx="5731510" cy="7992745"/>
            <wp:effectExtent l="0" t="0" r="2540" b="8255"/>
            <wp:docPr id="19" name="Picture 19"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with medium confidence"/>
                    <pic:cNvPicPr/>
                  </pic:nvPicPr>
                  <pic:blipFill>
                    <a:blip r:embed="rId72">
                      <a:extLst>
                        <a:ext uri="{28A0092B-C50C-407E-A947-70E740481C1C}">
                          <a14:useLocalDpi xmlns:a14="http://schemas.microsoft.com/office/drawing/2010/main" val="0"/>
                        </a:ext>
                      </a:extLst>
                    </a:blip>
                    <a:stretch>
                      <a:fillRect/>
                    </a:stretch>
                  </pic:blipFill>
                  <pic:spPr>
                    <a:xfrm>
                      <a:off x="0" y="0"/>
                      <a:ext cx="5731510" cy="7992745"/>
                    </a:xfrm>
                    <a:prstGeom prst="rect">
                      <a:avLst/>
                    </a:prstGeom>
                  </pic:spPr>
                </pic:pic>
              </a:graphicData>
            </a:graphic>
          </wp:inline>
        </w:drawing>
      </w:r>
    </w:p>
    <w:p w14:paraId="502B222C" w14:textId="1DD0CF0C" w:rsidR="00FA7E36" w:rsidRDefault="00FA7E36" w:rsidP="00FA7E36">
      <w:pPr>
        <w:pStyle w:val="Caption"/>
      </w:pPr>
      <w:r>
        <w:t xml:space="preserve">Figure </w:t>
      </w:r>
      <w:fldSimple w:instr=" SEQ Figure \* ARABIC ">
        <w:r w:rsidR="00254CD8">
          <w:rPr>
            <w:noProof/>
          </w:rPr>
          <w:t>30</w:t>
        </w:r>
      </w:fldSimple>
      <w:r>
        <w:t xml:space="preserve"> Questionnaire pg2</w:t>
      </w:r>
    </w:p>
    <w:p w14:paraId="21CAD8CA" w14:textId="77777777" w:rsidR="00FA7E36" w:rsidRDefault="00FA7E36" w:rsidP="00FA7E36">
      <w:pPr>
        <w:keepNext/>
      </w:pPr>
      <w:r>
        <w:rPr>
          <w:noProof/>
        </w:rPr>
        <w:lastRenderedPageBreak/>
        <w:drawing>
          <wp:inline distT="0" distB="0" distL="0" distR="0" wp14:anchorId="29C716CC" wp14:editId="55C26B39">
            <wp:extent cx="5731510" cy="8089900"/>
            <wp:effectExtent l="0" t="0" r="2540" b="6350"/>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able&#10;&#10;Description automatically generated"/>
                    <pic:cNvPicPr/>
                  </pic:nvPicPr>
                  <pic:blipFill>
                    <a:blip r:embed="rId73">
                      <a:extLst>
                        <a:ext uri="{28A0092B-C50C-407E-A947-70E740481C1C}">
                          <a14:useLocalDpi xmlns:a14="http://schemas.microsoft.com/office/drawing/2010/main" val="0"/>
                        </a:ext>
                      </a:extLst>
                    </a:blip>
                    <a:stretch>
                      <a:fillRect/>
                    </a:stretch>
                  </pic:blipFill>
                  <pic:spPr>
                    <a:xfrm>
                      <a:off x="0" y="0"/>
                      <a:ext cx="5731510" cy="8089900"/>
                    </a:xfrm>
                    <a:prstGeom prst="rect">
                      <a:avLst/>
                    </a:prstGeom>
                  </pic:spPr>
                </pic:pic>
              </a:graphicData>
            </a:graphic>
          </wp:inline>
        </w:drawing>
      </w:r>
    </w:p>
    <w:p w14:paraId="7DEB78F3" w14:textId="0F31F424" w:rsidR="00FA7E36" w:rsidRDefault="00FA7E36" w:rsidP="00FA7E36">
      <w:pPr>
        <w:pStyle w:val="Caption"/>
      </w:pPr>
      <w:r>
        <w:t xml:space="preserve">Figure </w:t>
      </w:r>
      <w:fldSimple w:instr=" SEQ Figure \* ARABIC ">
        <w:r w:rsidR="00254CD8">
          <w:rPr>
            <w:noProof/>
          </w:rPr>
          <w:t>31</w:t>
        </w:r>
      </w:fldSimple>
      <w:r>
        <w:t xml:space="preserve"> Questionnaire pg3</w:t>
      </w:r>
    </w:p>
    <w:p w14:paraId="4D8BEBA0" w14:textId="77777777" w:rsidR="00FA7E36" w:rsidRDefault="00FA7E36" w:rsidP="00FA7E36">
      <w:pPr>
        <w:keepNext/>
      </w:pPr>
      <w:r>
        <w:rPr>
          <w:noProof/>
        </w:rPr>
        <w:lastRenderedPageBreak/>
        <w:drawing>
          <wp:inline distT="0" distB="0" distL="0" distR="0" wp14:anchorId="1E983EC1" wp14:editId="51AC2BCF">
            <wp:extent cx="5731510" cy="8044180"/>
            <wp:effectExtent l="0" t="0" r="2540" b="0"/>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74">
                      <a:extLst>
                        <a:ext uri="{28A0092B-C50C-407E-A947-70E740481C1C}">
                          <a14:useLocalDpi xmlns:a14="http://schemas.microsoft.com/office/drawing/2010/main" val="0"/>
                        </a:ext>
                      </a:extLst>
                    </a:blip>
                    <a:stretch>
                      <a:fillRect/>
                    </a:stretch>
                  </pic:blipFill>
                  <pic:spPr>
                    <a:xfrm>
                      <a:off x="0" y="0"/>
                      <a:ext cx="5731510" cy="8044180"/>
                    </a:xfrm>
                    <a:prstGeom prst="rect">
                      <a:avLst/>
                    </a:prstGeom>
                  </pic:spPr>
                </pic:pic>
              </a:graphicData>
            </a:graphic>
          </wp:inline>
        </w:drawing>
      </w:r>
    </w:p>
    <w:p w14:paraId="0BDB41F4" w14:textId="19E2FC8E" w:rsidR="00FA7E36" w:rsidRPr="00D47F3E" w:rsidRDefault="00FA7E36" w:rsidP="00FA7E36">
      <w:pPr>
        <w:pStyle w:val="Caption"/>
      </w:pPr>
      <w:r>
        <w:t xml:space="preserve">Figure </w:t>
      </w:r>
      <w:fldSimple w:instr=" SEQ Figure \* ARABIC ">
        <w:r w:rsidR="00254CD8">
          <w:rPr>
            <w:noProof/>
          </w:rPr>
          <w:t>32</w:t>
        </w:r>
      </w:fldSimple>
      <w:r>
        <w:t xml:space="preserve"> Questionnaire pg4</w:t>
      </w:r>
    </w:p>
    <w:p w14:paraId="5BEF85AE" w14:textId="3ED861CE" w:rsidR="00FA7E36" w:rsidRDefault="00FA7E36" w:rsidP="00D47F3E"/>
    <w:p w14:paraId="6BF11581" w14:textId="26941D40" w:rsidR="00B43AFD" w:rsidRDefault="00B43AFD" w:rsidP="00B43AFD">
      <w:pPr>
        <w:pStyle w:val="Heading2"/>
      </w:pPr>
      <w:bookmarkStart w:id="67" w:name="_Toc139391430"/>
      <w:r>
        <w:lastRenderedPageBreak/>
        <w:t>4.10 Appendix J: Consent form</w:t>
      </w:r>
      <w:bookmarkEnd w:id="67"/>
    </w:p>
    <w:p w14:paraId="3223B30A" w14:textId="77777777" w:rsidR="00254CD8" w:rsidRDefault="00B43AFD" w:rsidP="00254CD8">
      <w:pPr>
        <w:keepNext/>
      </w:pPr>
      <w:r>
        <w:rPr>
          <w:noProof/>
        </w:rPr>
        <w:drawing>
          <wp:inline distT="0" distB="0" distL="0" distR="0" wp14:anchorId="016A71EB" wp14:editId="281B8D42">
            <wp:extent cx="5731510" cy="8068310"/>
            <wp:effectExtent l="0" t="0" r="2540" b="8890"/>
            <wp:docPr id="22" name="Picture 22"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close-up of a document&#10;&#10;Description automatically generated with medium confidence"/>
                    <pic:cNvPicPr/>
                  </pic:nvPicPr>
                  <pic:blipFill>
                    <a:blip r:embed="rId75">
                      <a:extLst>
                        <a:ext uri="{28A0092B-C50C-407E-A947-70E740481C1C}">
                          <a14:useLocalDpi xmlns:a14="http://schemas.microsoft.com/office/drawing/2010/main" val="0"/>
                        </a:ext>
                      </a:extLst>
                    </a:blip>
                    <a:stretch>
                      <a:fillRect/>
                    </a:stretch>
                  </pic:blipFill>
                  <pic:spPr>
                    <a:xfrm>
                      <a:off x="0" y="0"/>
                      <a:ext cx="5731510" cy="8068310"/>
                    </a:xfrm>
                    <a:prstGeom prst="rect">
                      <a:avLst/>
                    </a:prstGeom>
                  </pic:spPr>
                </pic:pic>
              </a:graphicData>
            </a:graphic>
          </wp:inline>
        </w:drawing>
      </w:r>
    </w:p>
    <w:p w14:paraId="37CC598E" w14:textId="51E1835B" w:rsidR="00B43AFD" w:rsidRDefault="00254CD8" w:rsidP="00254CD8">
      <w:pPr>
        <w:pStyle w:val="Caption"/>
      </w:pPr>
      <w:r>
        <w:t xml:space="preserve">Figure </w:t>
      </w:r>
      <w:fldSimple w:instr=" SEQ Figure \* ARABIC ">
        <w:r>
          <w:rPr>
            <w:noProof/>
          </w:rPr>
          <w:t>33</w:t>
        </w:r>
      </w:fldSimple>
      <w:r>
        <w:t xml:space="preserve"> Consent form pg1</w:t>
      </w:r>
    </w:p>
    <w:p w14:paraId="7D0C731F" w14:textId="77777777" w:rsidR="00254CD8" w:rsidRDefault="00B43AFD" w:rsidP="00254CD8">
      <w:pPr>
        <w:keepNext/>
      </w:pPr>
      <w:r>
        <w:rPr>
          <w:noProof/>
        </w:rPr>
        <w:lastRenderedPageBreak/>
        <w:drawing>
          <wp:inline distT="0" distB="0" distL="0" distR="0" wp14:anchorId="30A0397A" wp14:editId="58B932CC">
            <wp:extent cx="5731510" cy="8044180"/>
            <wp:effectExtent l="0" t="0" r="2540" b="0"/>
            <wp:docPr id="23" name="Picture 23"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close-up of a document&#10;&#10;Description automatically generated with medium confidence"/>
                    <pic:cNvPicPr/>
                  </pic:nvPicPr>
                  <pic:blipFill>
                    <a:blip r:embed="rId76">
                      <a:extLst>
                        <a:ext uri="{28A0092B-C50C-407E-A947-70E740481C1C}">
                          <a14:useLocalDpi xmlns:a14="http://schemas.microsoft.com/office/drawing/2010/main" val="0"/>
                        </a:ext>
                      </a:extLst>
                    </a:blip>
                    <a:stretch>
                      <a:fillRect/>
                    </a:stretch>
                  </pic:blipFill>
                  <pic:spPr>
                    <a:xfrm>
                      <a:off x="0" y="0"/>
                      <a:ext cx="5731510" cy="8044180"/>
                    </a:xfrm>
                    <a:prstGeom prst="rect">
                      <a:avLst/>
                    </a:prstGeom>
                  </pic:spPr>
                </pic:pic>
              </a:graphicData>
            </a:graphic>
          </wp:inline>
        </w:drawing>
      </w:r>
    </w:p>
    <w:p w14:paraId="1A457425" w14:textId="5A16B11A" w:rsidR="00B43AFD" w:rsidRDefault="00254CD8" w:rsidP="00254CD8">
      <w:pPr>
        <w:pStyle w:val="Caption"/>
      </w:pPr>
      <w:r>
        <w:t xml:space="preserve">Figure </w:t>
      </w:r>
      <w:fldSimple w:instr=" SEQ Figure \* ARABIC ">
        <w:r>
          <w:rPr>
            <w:noProof/>
          </w:rPr>
          <w:t>34</w:t>
        </w:r>
      </w:fldSimple>
      <w:r>
        <w:t xml:space="preserve"> </w:t>
      </w:r>
      <w:r w:rsidRPr="006A0FFA">
        <w:t>Consent form pg</w:t>
      </w:r>
      <w:r>
        <w:t>2</w:t>
      </w:r>
    </w:p>
    <w:p w14:paraId="69E7D099" w14:textId="77777777" w:rsidR="00254CD8" w:rsidRDefault="00B43AFD" w:rsidP="00254CD8">
      <w:pPr>
        <w:keepNext/>
      </w:pPr>
      <w:r>
        <w:rPr>
          <w:noProof/>
        </w:rPr>
        <w:lastRenderedPageBreak/>
        <w:drawing>
          <wp:inline distT="0" distB="0" distL="0" distR="0" wp14:anchorId="09796E6E" wp14:editId="1EC0AAB7">
            <wp:extent cx="5731510" cy="8054340"/>
            <wp:effectExtent l="0" t="0" r="2540" b="3810"/>
            <wp:docPr id="24" name="Picture 24" descr="A close-up of a questionnair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close-up of a questionnaire&#10;&#10;Description automatically generated with low confidence"/>
                    <pic:cNvPicPr/>
                  </pic:nvPicPr>
                  <pic:blipFill>
                    <a:blip r:embed="rId77">
                      <a:extLst>
                        <a:ext uri="{28A0092B-C50C-407E-A947-70E740481C1C}">
                          <a14:useLocalDpi xmlns:a14="http://schemas.microsoft.com/office/drawing/2010/main" val="0"/>
                        </a:ext>
                      </a:extLst>
                    </a:blip>
                    <a:stretch>
                      <a:fillRect/>
                    </a:stretch>
                  </pic:blipFill>
                  <pic:spPr>
                    <a:xfrm>
                      <a:off x="0" y="0"/>
                      <a:ext cx="5731510" cy="8054340"/>
                    </a:xfrm>
                    <a:prstGeom prst="rect">
                      <a:avLst/>
                    </a:prstGeom>
                  </pic:spPr>
                </pic:pic>
              </a:graphicData>
            </a:graphic>
          </wp:inline>
        </w:drawing>
      </w:r>
    </w:p>
    <w:p w14:paraId="1B27AC6A" w14:textId="1DC92D95" w:rsidR="00B43AFD" w:rsidRDefault="00254CD8" w:rsidP="00254CD8">
      <w:pPr>
        <w:pStyle w:val="Caption"/>
      </w:pPr>
      <w:r>
        <w:t xml:space="preserve">Figure </w:t>
      </w:r>
      <w:fldSimple w:instr=" SEQ Figure \* ARABIC ">
        <w:r>
          <w:rPr>
            <w:noProof/>
          </w:rPr>
          <w:t>35</w:t>
        </w:r>
      </w:fldSimple>
      <w:r>
        <w:t xml:space="preserve"> </w:t>
      </w:r>
      <w:r w:rsidRPr="000D0413">
        <w:t>Consent form pg</w:t>
      </w:r>
      <w:r>
        <w:t>3</w:t>
      </w:r>
    </w:p>
    <w:p w14:paraId="4427F69E" w14:textId="77777777" w:rsidR="00254CD8" w:rsidRDefault="00B43AFD" w:rsidP="00254CD8">
      <w:pPr>
        <w:keepNext/>
      </w:pPr>
      <w:r>
        <w:rPr>
          <w:noProof/>
        </w:rPr>
        <w:lastRenderedPageBreak/>
        <w:drawing>
          <wp:inline distT="0" distB="0" distL="0" distR="0" wp14:anchorId="59A6E792" wp14:editId="2AFD2DF0">
            <wp:extent cx="5731510" cy="8065770"/>
            <wp:effectExtent l="0" t="0" r="2540" b="0"/>
            <wp:docPr id="25" name="Picture 25" descr="A close-up of a documen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close-up of a document&#10;&#10;Description automatically generated with medium confidence"/>
                    <pic:cNvPicPr/>
                  </pic:nvPicPr>
                  <pic:blipFill>
                    <a:blip r:embed="rId78">
                      <a:extLst>
                        <a:ext uri="{28A0092B-C50C-407E-A947-70E740481C1C}">
                          <a14:useLocalDpi xmlns:a14="http://schemas.microsoft.com/office/drawing/2010/main" val="0"/>
                        </a:ext>
                      </a:extLst>
                    </a:blip>
                    <a:stretch>
                      <a:fillRect/>
                    </a:stretch>
                  </pic:blipFill>
                  <pic:spPr>
                    <a:xfrm>
                      <a:off x="0" y="0"/>
                      <a:ext cx="5731510" cy="8065770"/>
                    </a:xfrm>
                    <a:prstGeom prst="rect">
                      <a:avLst/>
                    </a:prstGeom>
                  </pic:spPr>
                </pic:pic>
              </a:graphicData>
            </a:graphic>
          </wp:inline>
        </w:drawing>
      </w:r>
    </w:p>
    <w:p w14:paraId="23EE758C" w14:textId="6D6A3AB3" w:rsidR="00B43AFD" w:rsidRDefault="00254CD8" w:rsidP="00254CD8">
      <w:pPr>
        <w:pStyle w:val="Caption"/>
      </w:pPr>
      <w:r>
        <w:t xml:space="preserve">Figure </w:t>
      </w:r>
      <w:fldSimple w:instr=" SEQ Figure \* ARABIC ">
        <w:r>
          <w:rPr>
            <w:noProof/>
          </w:rPr>
          <w:t>36</w:t>
        </w:r>
      </w:fldSimple>
      <w:r>
        <w:t xml:space="preserve"> </w:t>
      </w:r>
      <w:r w:rsidRPr="0035432C">
        <w:t>Consent form pg</w:t>
      </w:r>
      <w:r>
        <w:t>4</w:t>
      </w:r>
    </w:p>
    <w:p w14:paraId="2D03B855" w14:textId="77777777" w:rsidR="00254CD8" w:rsidRDefault="00B43AFD" w:rsidP="00254CD8">
      <w:pPr>
        <w:keepNext/>
      </w:pPr>
      <w:r>
        <w:rPr>
          <w:noProof/>
        </w:rPr>
        <w:lastRenderedPageBreak/>
        <w:drawing>
          <wp:inline distT="0" distB="0" distL="0" distR="0" wp14:anchorId="1EB80122" wp14:editId="1A0A40B8">
            <wp:extent cx="5731510" cy="8068310"/>
            <wp:effectExtent l="0" t="0" r="2540" b="8890"/>
            <wp:docPr id="26" name="Picture 26" descr="A close-up of a for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A close-up of a form&#10;&#10;Description automatically generated with medium confidence"/>
                    <pic:cNvPicPr/>
                  </pic:nvPicPr>
                  <pic:blipFill>
                    <a:blip r:embed="rId79">
                      <a:extLst>
                        <a:ext uri="{28A0092B-C50C-407E-A947-70E740481C1C}">
                          <a14:useLocalDpi xmlns:a14="http://schemas.microsoft.com/office/drawing/2010/main" val="0"/>
                        </a:ext>
                      </a:extLst>
                    </a:blip>
                    <a:stretch>
                      <a:fillRect/>
                    </a:stretch>
                  </pic:blipFill>
                  <pic:spPr>
                    <a:xfrm>
                      <a:off x="0" y="0"/>
                      <a:ext cx="5731510" cy="8068310"/>
                    </a:xfrm>
                    <a:prstGeom prst="rect">
                      <a:avLst/>
                    </a:prstGeom>
                  </pic:spPr>
                </pic:pic>
              </a:graphicData>
            </a:graphic>
          </wp:inline>
        </w:drawing>
      </w:r>
    </w:p>
    <w:p w14:paraId="1B32DC45" w14:textId="05C2A271" w:rsidR="00B43AFD" w:rsidRDefault="00254CD8" w:rsidP="00254CD8">
      <w:pPr>
        <w:pStyle w:val="Caption"/>
      </w:pPr>
      <w:r>
        <w:t xml:space="preserve">Figure </w:t>
      </w:r>
      <w:fldSimple w:instr=" SEQ Figure \* ARABIC ">
        <w:r>
          <w:rPr>
            <w:noProof/>
          </w:rPr>
          <w:t>37</w:t>
        </w:r>
      </w:fldSimple>
      <w:r>
        <w:t xml:space="preserve"> </w:t>
      </w:r>
      <w:r w:rsidRPr="00AB5C97">
        <w:t>Consent form pg</w:t>
      </w:r>
      <w:r>
        <w:t>5</w:t>
      </w:r>
    </w:p>
    <w:p w14:paraId="066B2966" w14:textId="77777777" w:rsidR="00B43AFD" w:rsidRDefault="00B43AFD" w:rsidP="00B43AFD"/>
    <w:p w14:paraId="6C2E4372" w14:textId="77777777" w:rsidR="00B43AFD" w:rsidRPr="00B43AFD" w:rsidRDefault="00B43AFD" w:rsidP="00B43AFD"/>
    <w:p w14:paraId="0E2CE8F1" w14:textId="26B8E2CB" w:rsidR="00B43AFD" w:rsidRDefault="00B43AFD" w:rsidP="00254CD8">
      <w:pPr>
        <w:pStyle w:val="Heading2"/>
      </w:pPr>
      <w:bookmarkStart w:id="68" w:name="_Toc139391431"/>
      <w:r>
        <w:t>4.11 Appendix K: Participant information sheet</w:t>
      </w:r>
      <w:bookmarkEnd w:id="68"/>
    </w:p>
    <w:p w14:paraId="508F42B9" w14:textId="77777777" w:rsidR="00254CD8" w:rsidRDefault="00B43AFD" w:rsidP="00254CD8">
      <w:pPr>
        <w:keepNext/>
      </w:pPr>
      <w:r>
        <w:rPr>
          <w:noProof/>
        </w:rPr>
        <w:drawing>
          <wp:inline distT="0" distB="0" distL="0" distR="0" wp14:anchorId="4CC2F1CC" wp14:editId="77C0E6A6">
            <wp:extent cx="5731510" cy="8074025"/>
            <wp:effectExtent l="0" t="0" r="2540" b="3175"/>
            <wp:docPr id="27" name="Picture 27" descr="A picture containing text, screenshot,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picture containing text, screenshot, font&#10;&#10;Description automatically generated"/>
                    <pic:cNvPicPr/>
                  </pic:nvPicPr>
                  <pic:blipFill>
                    <a:blip r:embed="rId80">
                      <a:extLst>
                        <a:ext uri="{28A0092B-C50C-407E-A947-70E740481C1C}">
                          <a14:useLocalDpi xmlns:a14="http://schemas.microsoft.com/office/drawing/2010/main" val="0"/>
                        </a:ext>
                      </a:extLst>
                    </a:blip>
                    <a:stretch>
                      <a:fillRect/>
                    </a:stretch>
                  </pic:blipFill>
                  <pic:spPr>
                    <a:xfrm>
                      <a:off x="0" y="0"/>
                      <a:ext cx="5731510" cy="8074025"/>
                    </a:xfrm>
                    <a:prstGeom prst="rect">
                      <a:avLst/>
                    </a:prstGeom>
                  </pic:spPr>
                </pic:pic>
              </a:graphicData>
            </a:graphic>
          </wp:inline>
        </w:drawing>
      </w:r>
    </w:p>
    <w:p w14:paraId="3FDBFD81" w14:textId="3BC8FC36" w:rsidR="00B43AFD" w:rsidRDefault="00254CD8" w:rsidP="00254CD8">
      <w:pPr>
        <w:pStyle w:val="Caption"/>
      </w:pPr>
      <w:r>
        <w:t xml:space="preserve">Figure </w:t>
      </w:r>
      <w:fldSimple w:instr=" SEQ Figure \* ARABIC ">
        <w:r>
          <w:rPr>
            <w:noProof/>
          </w:rPr>
          <w:t>38</w:t>
        </w:r>
      </w:fldSimple>
      <w:r>
        <w:t xml:space="preserve"> Participant information sheer pg1</w:t>
      </w:r>
    </w:p>
    <w:p w14:paraId="4B0B9173" w14:textId="77777777" w:rsidR="00254CD8" w:rsidRDefault="00B43AFD" w:rsidP="00254CD8">
      <w:pPr>
        <w:keepNext/>
      </w:pPr>
      <w:r>
        <w:rPr>
          <w:noProof/>
        </w:rPr>
        <w:lastRenderedPageBreak/>
        <w:drawing>
          <wp:inline distT="0" distB="0" distL="0" distR="0" wp14:anchorId="34BDA3BB" wp14:editId="1DA80E1E">
            <wp:extent cx="5731510" cy="8119110"/>
            <wp:effectExtent l="0" t="0" r="2540" b="0"/>
            <wp:docPr id="28" name="Picture 28" descr="A picture containing text, screenshot, fon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A picture containing text, screenshot, font, letter&#10;&#10;Description automatically generated"/>
                    <pic:cNvPicPr/>
                  </pic:nvPicPr>
                  <pic:blipFill>
                    <a:blip r:embed="rId81">
                      <a:extLst>
                        <a:ext uri="{28A0092B-C50C-407E-A947-70E740481C1C}">
                          <a14:useLocalDpi xmlns:a14="http://schemas.microsoft.com/office/drawing/2010/main" val="0"/>
                        </a:ext>
                      </a:extLst>
                    </a:blip>
                    <a:stretch>
                      <a:fillRect/>
                    </a:stretch>
                  </pic:blipFill>
                  <pic:spPr>
                    <a:xfrm>
                      <a:off x="0" y="0"/>
                      <a:ext cx="5731510" cy="8119110"/>
                    </a:xfrm>
                    <a:prstGeom prst="rect">
                      <a:avLst/>
                    </a:prstGeom>
                  </pic:spPr>
                </pic:pic>
              </a:graphicData>
            </a:graphic>
          </wp:inline>
        </w:drawing>
      </w:r>
    </w:p>
    <w:p w14:paraId="09E20C17" w14:textId="76CAE08F" w:rsidR="00B43AFD" w:rsidRDefault="00254CD8" w:rsidP="00254CD8">
      <w:pPr>
        <w:pStyle w:val="Caption"/>
      </w:pPr>
      <w:r>
        <w:t xml:space="preserve">Figure </w:t>
      </w:r>
      <w:fldSimple w:instr=" SEQ Figure \* ARABIC ">
        <w:r>
          <w:rPr>
            <w:noProof/>
          </w:rPr>
          <w:t>39</w:t>
        </w:r>
      </w:fldSimple>
      <w:r>
        <w:t xml:space="preserve"> </w:t>
      </w:r>
      <w:r w:rsidRPr="00BF6D3B">
        <w:t>Participant information sheer pg</w:t>
      </w:r>
      <w:r>
        <w:t>2</w:t>
      </w:r>
    </w:p>
    <w:p w14:paraId="56638869" w14:textId="77777777" w:rsidR="00254CD8" w:rsidRDefault="00B43AFD" w:rsidP="00254CD8">
      <w:pPr>
        <w:keepNext/>
      </w:pPr>
      <w:r>
        <w:rPr>
          <w:noProof/>
        </w:rPr>
        <w:lastRenderedPageBreak/>
        <w:drawing>
          <wp:inline distT="0" distB="0" distL="0" distR="0" wp14:anchorId="2AF4B5EE" wp14:editId="3A414B70">
            <wp:extent cx="5731510" cy="8028305"/>
            <wp:effectExtent l="0" t="0" r="2540" b="0"/>
            <wp:docPr id="29" name="Picture 29" descr="A close-up of a documen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 close-up of a document&#10;&#10;Description automatically generated with low confidence"/>
                    <pic:cNvPicPr/>
                  </pic:nvPicPr>
                  <pic:blipFill>
                    <a:blip r:embed="rId82">
                      <a:extLst>
                        <a:ext uri="{28A0092B-C50C-407E-A947-70E740481C1C}">
                          <a14:useLocalDpi xmlns:a14="http://schemas.microsoft.com/office/drawing/2010/main" val="0"/>
                        </a:ext>
                      </a:extLst>
                    </a:blip>
                    <a:stretch>
                      <a:fillRect/>
                    </a:stretch>
                  </pic:blipFill>
                  <pic:spPr>
                    <a:xfrm>
                      <a:off x="0" y="0"/>
                      <a:ext cx="5731510" cy="8028305"/>
                    </a:xfrm>
                    <a:prstGeom prst="rect">
                      <a:avLst/>
                    </a:prstGeom>
                  </pic:spPr>
                </pic:pic>
              </a:graphicData>
            </a:graphic>
          </wp:inline>
        </w:drawing>
      </w:r>
    </w:p>
    <w:p w14:paraId="58054822" w14:textId="51B1A2A1" w:rsidR="00B43AFD" w:rsidRDefault="00254CD8" w:rsidP="00254CD8">
      <w:pPr>
        <w:pStyle w:val="Caption"/>
      </w:pPr>
      <w:r>
        <w:t xml:space="preserve">Figure </w:t>
      </w:r>
      <w:fldSimple w:instr=" SEQ Figure \* ARABIC ">
        <w:r>
          <w:rPr>
            <w:noProof/>
          </w:rPr>
          <w:t>40</w:t>
        </w:r>
      </w:fldSimple>
      <w:r>
        <w:t xml:space="preserve"> </w:t>
      </w:r>
      <w:r w:rsidRPr="006E16DF">
        <w:t>Participant information sheer pg</w:t>
      </w:r>
      <w:r>
        <w:t>3</w:t>
      </w:r>
    </w:p>
    <w:p w14:paraId="6C673680" w14:textId="77777777" w:rsidR="00B43AFD" w:rsidRPr="00D47F3E" w:rsidRDefault="00B43AFD" w:rsidP="00D47F3E"/>
    <w:sectPr w:rsidR="00B43AFD" w:rsidRPr="00D47F3E" w:rsidSect="00080865">
      <w:headerReference w:type="default" r:id="rId83"/>
      <w:footerReference w:type="default" r:id="rId84"/>
      <w:headerReference w:type="first" r:id="rId85"/>
      <w:footerReference w:type="first" r:id="rId86"/>
      <w:pgSz w:w="11906" w:h="16838"/>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Craig Williamson" w:date="2023-07-07T18:35:00Z" w:initials="CW">
    <w:p w14:paraId="0CA6EFE1" w14:textId="77777777" w:rsidR="002A63F4" w:rsidRDefault="002A63F4" w:rsidP="00923129">
      <w:pPr>
        <w:pStyle w:val="CommentText"/>
      </w:pPr>
      <w:r>
        <w:rPr>
          <w:rStyle w:val="CommentReference"/>
        </w:rPr>
        <w:annotationRef/>
      </w:r>
      <w:r>
        <w:t>This will be a useful addition to your LSEPI section in the EMA. Try to tighten it up for the EMA where word count will be tight for you.</w:t>
      </w:r>
    </w:p>
  </w:comment>
  <w:comment w:id="11" w:author="Craig Williamson" w:date="2023-07-07T18:39:00Z" w:initials="CW">
    <w:p w14:paraId="3B2A2F3F" w14:textId="77777777" w:rsidR="00951397" w:rsidRDefault="00951397" w:rsidP="00F650C1">
      <w:pPr>
        <w:pStyle w:val="CommentText"/>
      </w:pPr>
      <w:r>
        <w:rPr>
          <w:rStyle w:val="CommentReference"/>
        </w:rPr>
        <w:annotationRef/>
      </w:r>
      <w:r>
        <w:t>This is another strong literature review - well done! While it reads very well, in the EMA you will not have the word count to write at this length. Look at how you can tighten this to a single 5-6 line paragraph for each information source, plus a single paragraph to tie it all together. Also, don't forget to mention the credibility of your sources.</w:t>
      </w:r>
    </w:p>
  </w:comment>
  <w:comment w:id="18" w:author="Craig Williamson" w:date="2023-07-07T18:40:00Z" w:initials="CW">
    <w:p w14:paraId="71198B78" w14:textId="77777777" w:rsidR="00951397" w:rsidRDefault="00951397" w:rsidP="000A11F4">
      <w:pPr>
        <w:pStyle w:val="CommentText"/>
      </w:pPr>
      <w:r>
        <w:rPr>
          <w:rStyle w:val="CommentReference"/>
        </w:rPr>
        <w:annotationRef/>
      </w:r>
      <w:r>
        <w:t xml:space="preserve">Great addition! </w:t>
      </w:r>
    </w:p>
  </w:comment>
  <w:comment w:id="22" w:author="Craig Williamson" w:date="2023-07-07T18:41:00Z" w:initials="CW">
    <w:p w14:paraId="00E4848F" w14:textId="77777777" w:rsidR="00951397" w:rsidRDefault="00951397" w:rsidP="00D54710">
      <w:pPr>
        <w:pStyle w:val="CommentText"/>
      </w:pPr>
      <w:r>
        <w:rPr>
          <w:rStyle w:val="CommentReference"/>
        </w:rPr>
        <w:annotationRef/>
      </w:r>
      <w:r>
        <w:t>This section needs a little more of the 'why', with citations. Moving some of the content from your literature review to here would fulfil that role nicely.</w:t>
      </w:r>
    </w:p>
  </w:comment>
  <w:comment w:id="24" w:author="Craig Williamson" w:date="2023-07-07T18:42:00Z" w:initials="CW">
    <w:p w14:paraId="4C80A2E6" w14:textId="77777777" w:rsidR="00951397" w:rsidRDefault="00951397" w:rsidP="00507732">
      <w:pPr>
        <w:pStyle w:val="CommentText"/>
      </w:pPr>
      <w:r>
        <w:rPr>
          <w:rStyle w:val="CommentReference"/>
        </w:rPr>
        <w:annotationRef/>
      </w:r>
      <w:r>
        <w:t>Good use of fundamentals - do you have a citation where you have learned about this?</w:t>
      </w:r>
    </w:p>
  </w:comment>
  <w:comment w:id="27" w:author="Craig Williamson" w:date="2023-07-07T18:43:00Z" w:initials="CW">
    <w:p w14:paraId="1AA66FE4" w14:textId="77777777" w:rsidR="00951397" w:rsidRDefault="00951397" w:rsidP="008F460F">
      <w:pPr>
        <w:pStyle w:val="CommentText"/>
      </w:pPr>
      <w:r>
        <w:rPr>
          <w:rStyle w:val="CommentReference"/>
        </w:rPr>
        <w:annotationRef/>
      </w:r>
      <w:r>
        <w:t>Citation needed</w:t>
      </w:r>
    </w:p>
  </w:comment>
  <w:comment w:id="28" w:author="Craig Williamson" w:date="2023-07-07T18:44:00Z" w:initials="CW">
    <w:p w14:paraId="5A798336" w14:textId="77777777" w:rsidR="00951397" w:rsidRDefault="00951397" w:rsidP="006D11FA">
      <w:pPr>
        <w:pStyle w:val="CommentText"/>
      </w:pPr>
      <w:r>
        <w:rPr>
          <w:rStyle w:val="CommentReference"/>
        </w:rPr>
        <w:annotationRef/>
      </w:r>
      <w:r>
        <w:t>Nice use of a citation.</w:t>
      </w:r>
    </w:p>
  </w:comment>
  <w:comment w:id="30" w:author="Craig Williamson" w:date="2023-07-07T18:45:00Z" w:initials="CW">
    <w:p w14:paraId="4A989107" w14:textId="77777777" w:rsidR="00951397" w:rsidRDefault="00951397" w:rsidP="00743F9F">
      <w:pPr>
        <w:pStyle w:val="CommentText"/>
      </w:pPr>
      <w:r>
        <w:rPr>
          <w:rStyle w:val="CommentReference"/>
        </w:rPr>
        <w:annotationRef/>
      </w:r>
      <w:r>
        <w:t>This section is also quite heavy on the 'what' you did and 'how' you did it. It could use more of the 'why' e.g. which fundamental concepts you have applied and why you made particular choices.</w:t>
      </w:r>
    </w:p>
  </w:comment>
  <w:comment w:id="32" w:author="Craig Williamson" w:date="2023-07-07T18:46:00Z" w:initials="CW">
    <w:p w14:paraId="140A0678" w14:textId="77777777" w:rsidR="00951397" w:rsidRDefault="00951397" w:rsidP="000F0F4E">
      <w:pPr>
        <w:pStyle w:val="CommentText"/>
      </w:pPr>
      <w:r>
        <w:rPr>
          <w:rStyle w:val="CommentReference"/>
        </w:rPr>
        <w:annotationRef/>
      </w:r>
      <w:r>
        <w:t>You have a clear plan for the final phase and it seems achievable.</w:t>
      </w:r>
    </w:p>
  </w:comment>
  <w:comment w:id="34" w:author="Craig Williamson" w:date="2023-07-07T19:00:00Z" w:initials="CW">
    <w:p w14:paraId="237E23E5" w14:textId="77777777" w:rsidR="00487F11" w:rsidRDefault="00487F11" w:rsidP="001C50EF">
      <w:pPr>
        <w:pStyle w:val="CommentText"/>
      </w:pPr>
      <w:r>
        <w:rPr>
          <w:rStyle w:val="CommentReference"/>
        </w:rPr>
        <w:annotationRef/>
      </w:r>
      <w:r>
        <w:t>You have some insightful review here.</w:t>
      </w:r>
    </w:p>
  </w:comment>
  <w:comment w:id="42" w:author="Craig Williamson" w:date="2023-07-07T18:50:00Z" w:initials="CW">
    <w:p w14:paraId="33294A2A" w14:textId="06AE417C" w:rsidR="00BC410F" w:rsidRDefault="00BC410F" w:rsidP="00302D97">
      <w:pPr>
        <w:pStyle w:val="CommentText"/>
      </w:pPr>
      <w:r>
        <w:rPr>
          <w:rStyle w:val="CommentReference"/>
        </w:rPr>
        <w:annotationRef/>
      </w:r>
      <w:r>
        <w:t>You have some useful updates to your risk assessment in these two paragraphs.</w:t>
      </w:r>
    </w:p>
  </w:comment>
  <w:comment w:id="45" w:author="Craig Williamson" w:date="2023-07-07T18:51:00Z" w:initials="CW">
    <w:p w14:paraId="12DF6F56" w14:textId="77777777" w:rsidR="00BC410F" w:rsidRDefault="00BC410F" w:rsidP="0021102A">
      <w:pPr>
        <w:pStyle w:val="CommentText"/>
      </w:pPr>
      <w:r>
        <w:rPr>
          <w:rStyle w:val="CommentReference"/>
        </w:rPr>
        <w:annotationRef/>
      </w:r>
      <w:r>
        <w:t>Your final phase plan seems like a good approach!</w:t>
      </w:r>
    </w:p>
  </w:comment>
  <w:comment w:id="46" w:author="Craig Williamson" w:date="2023-07-07T18:52:00Z" w:initials="CW">
    <w:p w14:paraId="6AD61E8B" w14:textId="77777777" w:rsidR="00BC410F" w:rsidRDefault="00BC410F" w:rsidP="00892731">
      <w:pPr>
        <w:pStyle w:val="CommentText"/>
      </w:pPr>
      <w:r>
        <w:rPr>
          <w:rStyle w:val="CommentReference"/>
        </w:rPr>
        <w:annotationRef/>
      </w:r>
      <w:r>
        <w:t>Based on your progress so far it is seems achievable to me.</w:t>
      </w:r>
    </w:p>
  </w:comment>
  <w:comment w:id="47" w:author="Craig Williamson" w:date="2023-07-07T18:52:00Z" w:initials="CW">
    <w:p w14:paraId="331F957B" w14:textId="77777777" w:rsidR="00BC410F" w:rsidRDefault="00BC410F" w:rsidP="00D80C61">
      <w:pPr>
        <w:pStyle w:val="CommentText"/>
      </w:pPr>
      <w:r>
        <w:rPr>
          <w:rStyle w:val="CommentReference"/>
        </w:rPr>
        <w:annotationRef/>
      </w:r>
      <w:r>
        <w:t>Yes, this is a good amount of time.</w:t>
      </w:r>
    </w:p>
  </w:comment>
  <w:comment w:id="48" w:author="Craig Williamson" w:date="2023-07-07T18:54:00Z" w:initials="CW">
    <w:p w14:paraId="4240091B" w14:textId="77777777" w:rsidR="00BC410F" w:rsidRDefault="00BC410F" w:rsidP="00732027">
      <w:pPr>
        <w:pStyle w:val="CommentText"/>
      </w:pPr>
      <w:r>
        <w:rPr>
          <w:rStyle w:val="CommentReference"/>
        </w:rPr>
        <w:annotationRef/>
      </w:r>
      <w:r>
        <w:t>This is the biggest area you will need to work on for the EMA. You write very well, and in another context it would be fine to include the level of detail you have. But this module requires sharper writing, so you'll have to pick out the key information and learn to write more succinctly and with impact. This applies pretty much to every section of your report, so I wouldn't pick out any particular section to be trimmed down more than the others.</w:t>
      </w:r>
    </w:p>
  </w:comment>
  <w:comment w:id="49" w:author="Craig Williamson" w:date="2023-07-07T18:55:00Z" w:initials="CW">
    <w:p w14:paraId="096F26FF" w14:textId="77777777" w:rsidR="00BC410F" w:rsidRDefault="00BC410F" w:rsidP="00D05330">
      <w:pPr>
        <w:pStyle w:val="CommentText"/>
      </w:pPr>
      <w:r>
        <w:rPr>
          <w:rStyle w:val="CommentReference"/>
        </w:rPr>
        <w:annotationRef/>
      </w:r>
      <w:r>
        <w:t>Yes, although some of the technical findings from your literature review would be better-located in your project work - I pointed this out in those sections.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0CA6EFE1" w15:done="0"/>
  <w15:commentEx w15:paraId="3B2A2F3F" w15:done="0"/>
  <w15:commentEx w15:paraId="71198B78" w15:done="0"/>
  <w15:commentEx w15:paraId="00E4848F" w15:done="0"/>
  <w15:commentEx w15:paraId="4C80A2E6" w15:done="0"/>
  <w15:commentEx w15:paraId="1AA66FE4" w15:done="0"/>
  <w15:commentEx w15:paraId="5A798336" w15:done="0"/>
  <w15:commentEx w15:paraId="4A989107" w15:done="0"/>
  <w15:commentEx w15:paraId="140A0678" w15:done="0"/>
  <w15:commentEx w15:paraId="237E23E5" w15:done="0"/>
  <w15:commentEx w15:paraId="33294A2A" w15:done="0"/>
  <w15:commentEx w15:paraId="12DF6F56" w15:done="0"/>
  <w15:commentEx w15:paraId="6AD61E8B" w15:done="0"/>
  <w15:commentEx w15:paraId="331F957B" w15:done="0"/>
  <w15:commentEx w15:paraId="4240091B" w15:done="0"/>
  <w15:commentEx w15:paraId="096F26FF"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852D96F" w16cex:dateUtc="2023-07-07T17:35:00Z"/>
  <w16cex:commentExtensible w16cex:durableId="2852DA65" w16cex:dateUtc="2023-07-07T17:39:00Z"/>
  <w16cex:commentExtensible w16cex:durableId="2852DA82" w16cex:dateUtc="2023-07-07T17:40:00Z"/>
  <w16cex:commentExtensible w16cex:durableId="2852DAEA" w16cex:dateUtc="2023-07-07T17:41:00Z"/>
  <w16cex:commentExtensible w16cex:durableId="2852DB1A" w16cex:dateUtc="2023-07-07T17:42:00Z"/>
  <w16cex:commentExtensible w16cex:durableId="2852DB43" w16cex:dateUtc="2023-07-07T17:43:00Z"/>
  <w16cex:commentExtensible w16cex:durableId="2852DB71" w16cex:dateUtc="2023-07-07T17:44:00Z"/>
  <w16cex:commentExtensible w16cex:durableId="2852DBD8" w16cex:dateUtc="2023-07-07T17:45:00Z"/>
  <w16cex:commentExtensible w16cex:durableId="2852DC18" w16cex:dateUtc="2023-07-07T17:46:00Z"/>
  <w16cex:commentExtensible w16cex:durableId="2852DF63" w16cex:dateUtc="2023-07-07T18:00:00Z"/>
  <w16cex:commentExtensible w16cex:durableId="2852DD11" w16cex:dateUtc="2023-07-07T17:50:00Z"/>
  <w16cex:commentExtensible w16cex:durableId="2852DD49" w16cex:dateUtc="2023-07-07T17:51:00Z"/>
  <w16cex:commentExtensible w16cex:durableId="2852DD66" w16cex:dateUtc="2023-07-07T17:52:00Z"/>
  <w16cex:commentExtensible w16cex:durableId="2852DD75" w16cex:dateUtc="2023-07-07T17:52:00Z"/>
  <w16cex:commentExtensible w16cex:durableId="2852DDDB" w16cex:dateUtc="2023-07-07T17:54:00Z"/>
  <w16cex:commentExtensible w16cex:durableId="2852DE10" w16cex:dateUtc="2023-07-07T17:5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0CA6EFE1" w16cid:durableId="2852D96F"/>
  <w16cid:commentId w16cid:paraId="3B2A2F3F" w16cid:durableId="2852DA65"/>
  <w16cid:commentId w16cid:paraId="71198B78" w16cid:durableId="2852DA82"/>
  <w16cid:commentId w16cid:paraId="00E4848F" w16cid:durableId="2852DAEA"/>
  <w16cid:commentId w16cid:paraId="4C80A2E6" w16cid:durableId="2852DB1A"/>
  <w16cid:commentId w16cid:paraId="1AA66FE4" w16cid:durableId="2852DB43"/>
  <w16cid:commentId w16cid:paraId="5A798336" w16cid:durableId="2852DB71"/>
  <w16cid:commentId w16cid:paraId="4A989107" w16cid:durableId="2852DBD8"/>
  <w16cid:commentId w16cid:paraId="140A0678" w16cid:durableId="2852DC18"/>
  <w16cid:commentId w16cid:paraId="237E23E5" w16cid:durableId="2852DF63"/>
  <w16cid:commentId w16cid:paraId="33294A2A" w16cid:durableId="2852DD11"/>
  <w16cid:commentId w16cid:paraId="12DF6F56" w16cid:durableId="2852DD49"/>
  <w16cid:commentId w16cid:paraId="6AD61E8B" w16cid:durableId="2852DD66"/>
  <w16cid:commentId w16cid:paraId="331F957B" w16cid:durableId="2852DD75"/>
  <w16cid:commentId w16cid:paraId="4240091B" w16cid:durableId="2852DDDB"/>
  <w16cid:commentId w16cid:paraId="096F26FF" w16cid:durableId="2852DE1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09DFFA" w14:textId="77777777" w:rsidR="00E23A63" w:rsidRDefault="00E23A63" w:rsidP="00411B4D">
      <w:pPr>
        <w:spacing w:after="0" w:line="240" w:lineRule="auto"/>
      </w:pPr>
      <w:r>
        <w:separator/>
      </w:r>
    </w:p>
  </w:endnote>
  <w:endnote w:type="continuationSeparator" w:id="0">
    <w:p w14:paraId="05EF893A" w14:textId="77777777" w:rsidR="00E23A63" w:rsidRDefault="00E23A63" w:rsidP="00411B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533175"/>
      <w:docPartObj>
        <w:docPartGallery w:val="Page Numbers (Bottom of Page)"/>
        <w:docPartUnique/>
      </w:docPartObj>
    </w:sdtPr>
    <w:sdtContent>
      <w:sdt>
        <w:sdtPr>
          <w:id w:val="-1769616900"/>
          <w:docPartObj>
            <w:docPartGallery w:val="Page Numbers (Top of Page)"/>
            <w:docPartUnique/>
          </w:docPartObj>
        </w:sdtPr>
        <w:sdtContent>
          <w:p w14:paraId="52970877" w14:textId="538FCC03" w:rsidR="00080865" w:rsidRDefault="00080865">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noProof/>
              </w:rPr>
              <w:t>2</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noProof/>
              </w:rPr>
              <w:t>2</w:t>
            </w:r>
            <w:r>
              <w:rPr>
                <w:b/>
                <w:bCs/>
                <w:sz w:val="24"/>
                <w:szCs w:val="24"/>
              </w:rPr>
              <w:fldChar w:fldCharType="end"/>
            </w:r>
          </w:p>
        </w:sdtContent>
      </w:sdt>
    </w:sdtContent>
  </w:sdt>
  <w:p w14:paraId="3B9118C2" w14:textId="77777777" w:rsidR="00080865" w:rsidRDefault="0008086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71014513"/>
      <w:docPartObj>
        <w:docPartGallery w:val="Page Numbers (Bottom of Page)"/>
        <w:docPartUnique/>
      </w:docPartObj>
    </w:sdtPr>
    <w:sdtContent>
      <w:sdt>
        <w:sdtPr>
          <w:id w:val="-1088612214"/>
          <w:docPartObj>
            <w:docPartGallery w:val="Page Numbers (Top of Page)"/>
            <w:docPartUnique/>
          </w:docPartObj>
        </w:sdtPr>
        <w:sdtContent>
          <w:p w14:paraId="56E67FC3" w14:textId="77777777" w:rsidR="00B2311F" w:rsidRDefault="00B2311F" w:rsidP="00B2311F">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Pr>
                <w:b/>
                <w:bCs/>
                <w:sz w:val="24"/>
                <w:szCs w:val="24"/>
              </w:rPr>
              <w:t>7</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Pr>
                <w:b/>
                <w:bCs/>
                <w:sz w:val="24"/>
                <w:szCs w:val="24"/>
              </w:rPr>
              <w:t>18</w:t>
            </w:r>
            <w:r>
              <w:rPr>
                <w:b/>
                <w:bCs/>
                <w:sz w:val="24"/>
                <w:szCs w:val="24"/>
              </w:rPr>
              <w:fldChar w:fldCharType="end"/>
            </w:r>
          </w:p>
        </w:sdtContent>
      </w:sdt>
    </w:sdtContent>
  </w:sdt>
  <w:p w14:paraId="5E224F29" w14:textId="77777777" w:rsidR="00B2311F" w:rsidRDefault="00B2311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761CEA" w14:textId="77777777" w:rsidR="00E23A63" w:rsidRDefault="00E23A63" w:rsidP="00411B4D">
      <w:pPr>
        <w:spacing w:after="0" w:line="240" w:lineRule="auto"/>
      </w:pPr>
      <w:r>
        <w:separator/>
      </w:r>
    </w:p>
  </w:footnote>
  <w:footnote w:type="continuationSeparator" w:id="0">
    <w:p w14:paraId="4E490E09" w14:textId="77777777" w:rsidR="00E23A63" w:rsidRDefault="00E23A63" w:rsidP="00411B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379EB7" w14:textId="7CAEB399" w:rsidR="00F82EE7" w:rsidRPr="00283F81" w:rsidRDefault="00080865" w:rsidP="00F82EE7">
    <w:pPr>
      <w:pStyle w:val="Header"/>
      <w:rPr>
        <w:sz w:val="18"/>
        <w:szCs w:val="18"/>
      </w:rPr>
    </w:pPr>
    <w:r>
      <w:rPr>
        <w:sz w:val="18"/>
        <w:szCs w:val="18"/>
      </w:rPr>
      <w:t>W</w:t>
    </w:r>
    <w:r w:rsidR="00F82EE7" w:rsidRPr="00F82EE7">
      <w:rPr>
        <w:sz w:val="18"/>
        <w:szCs w:val="18"/>
      </w:rPr>
      <w:t xml:space="preserve">eb app </w:t>
    </w:r>
    <w:r w:rsidR="0034109E">
      <w:rPr>
        <w:sz w:val="18"/>
        <w:szCs w:val="18"/>
      </w:rPr>
      <w:t>providing</w:t>
    </w:r>
    <w:r>
      <w:rPr>
        <w:sz w:val="18"/>
        <w:szCs w:val="18"/>
      </w:rPr>
      <w:t xml:space="preserve"> a</w:t>
    </w:r>
    <w:r w:rsidR="00F82EE7" w:rsidRPr="00F82EE7">
      <w:rPr>
        <w:sz w:val="18"/>
        <w:szCs w:val="18"/>
      </w:rPr>
      <w:t xml:space="preserve"> hub </w:t>
    </w:r>
    <w:r w:rsidR="0034109E">
      <w:rPr>
        <w:sz w:val="18"/>
        <w:szCs w:val="18"/>
      </w:rPr>
      <w:t>for</w:t>
    </w:r>
    <w:r w:rsidR="00F82EE7" w:rsidRPr="00F82EE7">
      <w:rPr>
        <w:sz w:val="18"/>
        <w:szCs w:val="18"/>
      </w:rPr>
      <w:t xml:space="preserve"> services for the</w:t>
    </w:r>
    <w:r>
      <w:rPr>
        <w:sz w:val="18"/>
        <w:szCs w:val="18"/>
      </w:rPr>
      <w:t xml:space="preserve"> Liverpool</w:t>
    </w:r>
    <w:r w:rsidR="00F82EE7" w:rsidRPr="00F82EE7">
      <w:rPr>
        <w:sz w:val="18"/>
        <w:szCs w:val="18"/>
      </w:rPr>
      <w:t xml:space="preserve"> trans community</w:t>
    </w:r>
    <w:r w:rsidR="00F82EE7" w:rsidRPr="00283F81">
      <w:rPr>
        <w:sz w:val="18"/>
        <w:szCs w:val="18"/>
      </w:rPr>
      <w:tab/>
    </w:r>
    <w:r w:rsidR="00F82EE7" w:rsidRPr="00F82EE7">
      <w:rPr>
        <w:sz w:val="18"/>
        <w:szCs w:val="18"/>
      </w:rPr>
      <w:t>Lucy Alexandria Morris – G4272527</w:t>
    </w:r>
  </w:p>
  <w:p w14:paraId="38575FEF" w14:textId="1FC3CA61" w:rsidR="00F82EE7" w:rsidRPr="00F82EE7" w:rsidRDefault="00F82EE7" w:rsidP="00F82EE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E707D3" w14:textId="77777777" w:rsidR="00B2311F" w:rsidRPr="00283F81" w:rsidRDefault="00B2311F" w:rsidP="00B2311F">
    <w:pPr>
      <w:pStyle w:val="Header"/>
      <w:rPr>
        <w:sz w:val="18"/>
        <w:szCs w:val="18"/>
      </w:rPr>
    </w:pPr>
    <w:r>
      <w:rPr>
        <w:sz w:val="18"/>
        <w:szCs w:val="18"/>
      </w:rPr>
      <w:t>W</w:t>
    </w:r>
    <w:r w:rsidRPr="00F82EE7">
      <w:rPr>
        <w:sz w:val="18"/>
        <w:szCs w:val="18"/>
      </w:rPr>
      <w:t xml:space="preserve">eb app </w:t>
    </w:r>
    <w:r>
      <w:rPr>
        <w:sz w:val="18"/>
        <w:szCs w:val="18"/>
      </w:rPr>
      <w:t>providing a</w:t>
    </w:r>
    <w:r w:rsidRPr="00F82EE7">
      <w:rPr>
        <w:sz w:val="18"/>
        <w:szCs w:val="18"/>
      </w:rPr>
      <w:t xml:space="preserve"> hub </w:t>
    </w:r>
    <w:r>
      <w:rPr>
        <w:sz w:val="18"/>
        <w:szCs w:val="18"/>
      </w:rPr>
      <w:t>for</w:t>
    </w:r>
    <w:r w:rsidRPr="00F82EE7">
      <w:rPr>
        <w:sz w:val="18"/>
        <w:szCs w:val="18"/>
      </w:rPr>
      <w:t xml:space="preserve"> services for the</w:t>
    </w:r>
    <w:r>
      <w:rPr>
        <w:sz w:val="18"/>
        <w:szCs w:val="18"/>
      </w:rPr>
      <w:t xml:space="preserve"> Liverpool</w:t>
    </w:r>
    <w:r w:rsidRPr="00F82EE7">
      <w:rPr>
        <w:sz w:val="18"/>
        <w:szCs w:val="18"/>
      </w:rPr>
      <w:t xml:space="preserve"> trans community</w:t>
    </w:r>
    <w:r w:rsidRPr="00283F81">
      <w:rPr>
        <w:sz w:val="18"/>
        <w:szCs w:val="18"/>
      </w:rPr>
      <w:tab/>
    </w:r>
    <w:bookmarkStart w:id="69" w:name="_Hlk139646952"/>
    <w:r w:rsidRPr="00F82EE7">
      <w:rPr>
        <w:sz w:val="18"/>
        <w:szCs w:val="18"/>
      </w:rPr>
      <w:t>Lucy Alexandria Morris – G4272527</w:t>
    </w:r>
    <w:bookmarkEnd w:id="69"/>
  </w:p>
  <w:p w14:paraId="0739A6A0" w14:textId="77777777" w:rsidR="00B2311F" w:rsidRDefault="00B231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65FA6"/>
    <w:multiLevelType w:val="hybridMultilevel"/>
    <w:tmpl w:val="43F69B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714913"/>
    <w:multiLevelType w:val="hybridMultilevel"/>
    <w:tmpl w:val="5D68C7C2"/>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125" w:hanging="360"/>
      </w:pPr>
      <w:rPr>
        <w:rFonts w:ascii="Courier New" w:hAnsi="Courier New" w:cs="Courier New" w:hint="default"/>
      </w:rPr>
    </w:lvl>
    <w:lvl w:ilvl="2" w:tplc="08090005" w:tentative="1">
      <w:start w:val="1"/>
      <w:numFmt w:val="bullet"/>
      <w:lvlText w:val=""/>
      <w:lvlJc w:val="left"/>
      <w:pPr>
        <w:ind w:left="1845" w:hanging="360"/>
      </w:pPr>
      <w:rPr>
        <w:rFonts w:ascii="Wingdings" w:hAnsi="Wingdings" w:hint="default"/>
      </w:rPr>
    </w:lvl>
    <w:lvl w:ilvl="3" w:tplc="08090001" w:tentative="1">
      <w:start w:val="1"/>
      <w:numFmt w:val="bullet"/>
      <w:lvlText w:val=""/>
      <w:lvlJc w:val="left"/>
      <w:pPr>
        <w:ind w:left="2565" w:hanging="360"/>
      </w:pPr>
      <w:rPr>
        <w:rFonts w:ascii="Symbol" w:hAnsi="Symbol" w:hint="default"/>
      </w:rPr>
    </w:lvl>
    <w:lvl w:ilvl="4" w:tplc="08090003" w:tentative="1">
      <w:start w:val="1"/>
      <w:numFmt w:val="bullet"/>
      <w:lvlText w:val="o"/>
      <w:lvlJc w:val="left"/>
      <w:pPr>
        <w:ind w:left="3285" w:hanging="360"/>
      </w:pPr>
      <w:rPr>
        <w:rFonts w:ascii="Courier New" w:hAnsi="Courier New" w:cs="Courier New" w:hint="default"/>
      </w:rPr>
    </w:lvl>
    <w:lvl w:ilvl="5" w:tplc="08090005" w:tentative="1">
      <w:start w:val="1"/>
      <w:numFmt w:val="bullet"/>
      <w:lvlText w:val=""/>
      <w:lvlJc w:val="left"/>
      <w:pPr>
        <w:ind w:left="4005" w:hanging="360"/>
      </w:pPr>
      <w:rPr>
        <w:rFonts w:ascii="Wingdings" w:hAnsi="Wingdings" w:hint="default"/>
      </w:rPr>
    </w:lvl>
    <w:lvl w:ilvl="6" w:tplc="08090001" w:tentative="1">
      <w:start w:val="1"/>
      <w:numFmt w:val="bullet"/>
      <w:lvlText w:val=""/>
      <w:lvlJc w:val="left"/>
      <w:pPr>
        <w:ind w:left="4725" w:hanging="360"/>
      </w:pPr>
      <w:rPr>
        <w:rFonts w:ascii="Symbol" w:hAnsi="Symbol" w:hint="default"/>
      </w:rPr>
    </w:lvl>
    <w:lvl w:ilvl="7" w:tplc="08090003" w:tentative="1">
      <w:start w:val="1"/>
      <w:numFmt w:val="bullet"/>
      <w:lvlText w:val="o"/>
      <w:lvlJc w:val="left"/>
      <w:pPr>
        <w:ind w:left="5445" w:hanging="360"/>
      </w:pPr>
      <w:rPr>
        <w:rFonts w:ascii="Courier New" w:hAnsi="Courier New" w:cs="Courier New" w:hint="default"/>
      </w:rPr>
    </w:lvl>
    <w:lvl w:ilvl="8" w:tplc="08090005" w:tentative="1">
      <w:start w:val="1"/>
      <w:numFmt w:val="bullet"/>
      <w:lvlText w:val=""/>
      <w:lvlJc w:val="left"/>
      <w:pPr>
        <w:ind w:left="6165" w:hanging="360"/>
      </w:pPr>
      <w:rPr>
        <w:rFonts w:ascii="Wingdings" w:hAnsi="Wingdings" w:hint="default"/>
      </w:rPr>
    </w:lvl>
  </w:abstractNum>
  <w:abstractNum w:abstractNumId="2" w15:restartNumberingAfterBreak="0">
    <w:nsid w:val="0D911FC9"/>
    <w:multiLevelType w:val="hybridMultilevel"/>
    <w:tmpl w:val="463836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10C3DEA"/>
    <w:multiLevelType w:val="hybridMultilevel"/>
    <w:tmpl w:val="EFF8A3AC"/>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BAD785C"/>
    <w:multiLevelType w:val="hybridMultilevel"/>
    <w:tmpl w:val="6F9632BE"/>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1DE10004"/>
    <w:multiLevelType w:val="hybridMultilevel"/>
    <w:tmpl w:val="623E471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4366DAD"/>
    <w:multiLevelType w:val="hybridMultilevel"/>
    <w:tmpl w:val="8390B940"/>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8B8627A"/>
    <w:multiLevelType w:val="hybridMultilevel"/>
    <w:tmpl w:val="4704E26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2F191828"/>
    <w:multiLevelType w:val="hybridMultilevel"/>
    <w:tmpl w:val="3D461AE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4D055ED"/>
    <w:multiLevelType w:val="hybridMultilevel"/>
    <w:tmpl w:val="6F1281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5EE262E"/>
    <w:multiLevelType w:val="hybridMultilevel"/>
    <w:tmpl w:val="B2FE7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8A1FFC"/>
    <w:multiLevelType w:val="hybridMultilevel"/>
    <w:tmpl w:val="7B8E9C2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4F542116"/>
    <w:multiLevelType w:val="hybridMultilevel"/>
    <w:tmpl w:val="DEF63604"/>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575D436C"/>
    <w:multiLevelType w:val="hybridMultilevel"/>
    <w:tmpl w:val="90EE76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AC455B2"/>
    <w:multiLevelType w:val="hybridMultilevel"/>
    <w:tmpl w:val="A574022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5CB8495E"/>
    <w:multiLevelType w:val="hybridMultilevel"/>
    <w:tmpl w:val="B7747EE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6" w15:restartNumberingAfterBreak="0">
    <w:nsid w:val="5EE42BAF"/>
    <w:multiLevelType w:val="hybridMultilevel"/>
    <w:tmpl w:val="200E066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63476690"/>
    <w:multiLevelType w:val="hybridMultilevel"/>
    <w:tmpl w:val="7612333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60F1956"/>
    <w:multiLevelType w:val="hybridMultilevel"/>
    <w:tmpl w:val="49247BA0"/>
    <w:lvl w:ilvl="0" w:tplc="91B43AD4">
      <w:start w:val="1"/>
      <w:numFmt w:val="bullet"/>
      <w:lvlText w:val="-"/>
      <w:lvlJc w:val="left"/>
      <w:pPr>
        <w:ind w:left="405"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AC14E53"/>
    <w:multiLevelType w:val="hybridMultilevel"/>
    <w:tmpl w:val="22A459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B3C1F5D"/>
    <w:multiLevelType w:val="hybridMultilevel"/>
    <w:tmpl w:val="C5C0E33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1" w15:restartNumberingAfterBreak="0">
    <w:nsid w:val="71F35957"/>
    <w:multiLevelType w:val="hybridMultilevel"/>
    <w:tmpl w:val="C1D6A3F8"/>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15:restartNumberingAfterBreak="0">
    <w:nsid w:val="7CC44CEF"/>
    <w:multiLevelType w:val="hybridMultilevel"/>
    <w:tmpl w:val="415A867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986785414">
    <w:abstractNumId w:val="7"/>
  </w:num>
  <w:num w:numId="2" w16cid:durableId="1368599518">
    <w:abstractNumId w:val="5"/>
  </w:num>
  <w:num w:numId="3" w16cid:durableId="53967672">
    <w:abstractNumId w:val="20"/>
  </w:num>
  <w:num w:numId="4" w16cid:durableId="1759252492">
    <w:abstractNumId w:val="1"/>
  </w:num>
  <w:num w:numId="5" w16cid:durableId="1663923573">
    <w:abstractNumId w:val="18"/>
  </w:num>
  <w:num w:numId="6" w16cid:durableId="282419342">
    <w:abstractNumId w:val="22"/>
  </w:num>
  <w:num w:numId="7" w16cid:durableId="993685105">
    <w:abstractNumId w:val="11"/>
  </w:num>
  <w:num w:numId="8" w16cid:durableId="1755316977">
    <w:abstractNumId w:val="0"/>
  </w:num>
  <w:num w:numId="9" w16cid:durableId="512301880">
    <w:abstractNumId w:val="13"/>
  </w:num>
  <w:num w:numId="10" w16cid:durableId="974406684">
    <w:abstractNumId w:val="9"/>
  </w:num>
  <w:num w:numId="11" w16cid:durableId="1452020043">
    <w:abstractNumId w:val="11"/>
  </w:num>
  <w:num w:numId="12" w16cid:durableId="1825588604">
    <w:abstractNumId w:val="21"/>
  </w:num>
  <w:num w:numId="13" w16cid:durableId="189150406">
    <w:abstractNumId w:val="16"/>
  </w:num>
  <w:num w:numId="14" w16cid:durableId="400950147">
    <w:abstractNumId w:val="14"/>
  </w:num>
  <w:num w:numId="15" w16cid:durableId="1671790269">
    <w:abstractNumId w:val="15"/>
  </w:num>
  <w:num w:numId="16" w16cid:durableId="1180580487">
    <w:abstractNumId w:val="3"/>
  </w:num>
  <w:num w:numId="17" w16cid:durableId="1301229728">
    <w:abstractNumId w:val="8"/>
  </w:num>
  <w:num w:numId="18" w16cid:durableId="279192303">
    <w:abstractNumId w:val="19"/>
  </w:num>
  <w:num w:numId="19" w16cid:durableId="348141580">
    <w:abstractNumId w:val="17"/>
  </w:num>
  <w:num w:numId="20" w16cid:durableId="1855997279">
    <w:abstractNumId w:val="2"/>
  </w:num>
  <w:num w:numId="21" w16cid:durableId="622227581">
    <w:abstractNumId w:val="4"/>
  </w:num>
  <w:num w:numId="22" w16cid:durableId="1992785469">
    <w:abstractNumId w:val="6"/>
  </w:num>
  <w:num w:numId="23" w16cid:durableId="1978489230">
    <w:abstractNumId w:val="12"/>
  </w:num>
  <w:num w:numId="24" w16cid:durableId="719087517">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Craig Williamson">
    <w15:presenceInfo w15:providerId="Windows Live" w15:userId="80cbc1c88335b5f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0F08"/>
    <w:rsid w:val="0000388F"/>
    <w:rsid w:val="000062E9"/>
    <w:rsid w:val="00010206"/>
    <w:rsid w:val="000138DC"/>
    <w:rsid w:val="0002261C"/>
    <w:rsid w:val="0002399A"/>
    <w:rsid w:val="000247F4"/>
    <w:rsid w:val="000274E6"/>
    <w:rsid w:val="000373B4"/>
    <w:rsid w:val="00037751"/>
    <w:rsid w:val="00043309"/>
    <w:rsid w:val="000451BE"/>
    <w:rsid w:val="0004794B"/>
    <w:rsid w:val="0005169B"/>
    <w:rsid w:val="00051BBF"/>
    <w:rsid w:val="0005639B"/>
    <w:rsid w:val="000602EC"/>
    <w:rsid w:val="00061CA7"/>
    <w:rsid w:val="00067E8A"/>
    <w:rsid w:val="00073CD1"/>
    <w:rsid w:val="000741E7"/>
    <w:rsid w:val="00075EFE"/>
    <w:rsid w:val="00075F27"/>
    <w:rsid w:val="00080865"/>
    <w:rsid w:val="00080EF8"/>
    <w:rsid w:val="00083406"/>
    <w:rsid w:val="0008482C"/>
    <w:rsid w:val="00097F20"/>
    <w:rsid w:val="000A219B"/>
    <w:rsid w:val="000A4FAF"/>
    <w:rsid w:val="000A641F"/>
    <w:rsid w:val="000A7F1B"/>
    <w:rsid w:val="000C6A7C"/>
    <w:rsid w:val="000C71ED"/>
    <w:rsid w:val="000D0C2A"/>
    <w:rsid w:val="000D0C7A"/>
    <w:rsid w:val="000D1B3C"/>
    <w:rsid w:val="000D37BC"/>
    <w:rsid w:val="000E7DAA"/>
    <w:rsid w:val="000E7E45"/>
    <w:rsid w:val="000F19F7"/>
    <w:rsid w:val="000F29CA"/>
    <w:rsid w:val="000F3985"/>
    <w:rsid w:val="000F563F"/>
    <w:rsid w:val="000F5772"/>
    <w:rsid w:val="000F785C"/>
    <w:rsid w:val="0010458F"/>
    <w:rsid w:val="00111C8B"/>
    <w:rsid w:val="00112DF2"/>
    <w:rsid w:val="001153A0"/>
    <w:rsid w:val="00122369"/>
    <w:rsid w:val="001230FD"/>
    <w:rsid w:val="00123806"/>
    <w:rsid w:val="001254AA"/>
    <w:rsid w:val="00127BF7"/>
    <w:rsid w:val="00130D6F"/>
    <w:rsid w:val="00135967"/>
    <w:rsid w:val="00141825"/>
    <w:rsid w:val="001436A1"/>
    <w:rsid w:val="00143A61"/>
    <w:rsid w:val="00145B0E"/>
    <w:rsid w:val="0014666E"/>
    <w:rsid w:val="00147A48"/>
    <w:rsid w:val="00152C96"/>
    <w:rsid w:val="00152E60"/>
    <w:rsid w:val="00156A2D"/>
    <w:rsid w:val="00162683"/>
    <w:rsid w:val="00164C6A"/>
    <w:rsid w:val="001670FF"/>
    <w:rsid w:val="001673D8"/>
    <w:rsid w:val="00170A56"/>
    <w:rsid w:val="00171912"/>
    <w:rsid w:val="00175D52"/>
    <w:rsid w:val="00190A57"/>
    <w:rsid w:val="0019242E"/>
    <w:rsid w:val="00195F66"/>
    <w:rsid w:val="001A2393"/>
    <w:rsid w:val="001A277B"/>
    <w:rsid w:val="001B4931"/>
    <w:rsid w:val="001B4FE4"/>
    <w:rsid w:val="001C2483"/>
    <w:rsid w:val="001C4D09"/>
    <w:rsid w:val="001C6891"/>
    <w:rsid w:val="001C6B15"/>
    <w:rsid w:val="001D562C"/>
    <w:rsid w:val="001D70EF"/>
    <w:rsid w:val="001E11E0"/>
    <w:rsid w:val="00200581"/>
    <w:rsid w:val="00201509"/>
    <w:rsid w:val="0020398D"/>
    <w:rsid w:val="00205D75"/>
    <w:rsid w:val="002079D0"/>
    <w:rsid w:val="00211280"/>
    <w:rsid w:val="00212B4F"/>
    <w:rsid w:val="0021563B"/>
    <w:rsid w:val="00220FB4"/>
    <w:rsid w:val="002236F7"/>
    <w:rsid w:val="00226E50"/>
    <w:rsid w:val="00226FE4"/>
    <w:rsid w:val="00232C37"/>
    <w:rsid w:val="00235651"/>
    <w:rsid w:val="00235F15"/>
    <w:rsid w:val="00235F89"/>
    <w:rsid w:val="002406F8"/>
    <w:rsid w:val="00241BAF"/>
    <w:rsid w:val="002423C8"/>
    <w:rsid w:val="00247189"/>
    <w:rsid w:val="00251658"/>
    <w:rsid w:val="00251FD4"/>
    <w:rsid w:val="00254CD8"/>
    <w:rsid w:val="00256C24"/>
    <w:rsid w:val="00260700"/>
    <w:rsid w:val="002626EF"/>
    <w:rsid w:val="00272271"/>
    <w:rsid w:val="002725FE"/>
    <w:rsid w:val="00275199"/>
    <w:rsid w:val="00275848"/>
    <w:rsid w:val="0027766F"/>
    <w:rsid w:val="0027771D"/>
    <w:rsid w:val="00280E05"/>
    <w:rsid w:val="00281EA4"/>
    <w:rsid w:val="00283150"/>
    <w:rsid w:val="00284B23"/>
    <w:rsid w:val="00284ED9"/>
    <w:rsid w:val="00285A55"/>
    <w:rsid w:val="00293649"/>
    <w:rsid w:val="00293808"/>
    <w:rsid w:val="0029381A"/>
    <w:rsid w:val="00293853"/>
    <w:rsid w:val="002940A1"/>
    <w:rsid w:val="002967C5"/>
    <w:rsid w:val="002A29B4"/>
    <w:rsid w:val="002A63F4"/>
    <w:rsid w:val="002A718C"/>
    <w:rsid w:val="002B08F4"/>
    <w:rsid w:val="002B1B4C"/>
    <w:rsid w:val="002B4688"/>
    <w:rsid w:val="002C0F0B"/>
    <w:rsid w:val="002C491C"/>
    <w:rsid w:val="002C607C"/>
    <w:rsid w:val="002D20AD"/>
    <w:rsid w:val="002D73F1"/>
    <w:rsid w:val="002E469D"/>
    <w:rsid w:val="002E6478"/>
    <w:rsid w:val="002F0A1A"/>
    <w:rsid w:val="002F0A9E"/>
    <w:rsid w:val="002F4239"/>
    <w:rsid w:val="002F65AC"/>
    <w:rsid w:val="002F6B5E"/>
    <w:rsid w:val="002F7440"/>
    <w:rsid w:val="00300C44"/>
    <w:rsid w:val="0030268F"/>
    <w:rsid w:val="003042D7"/>
    <w:rsid w:val="00304FEB"/>
    <w:rsid w:val="00311E04"/>
    <w:rsid w:val="00314F4B"/>
    <w:rsid w:val="00316917"/>
    <w:rsid w:val="003217BF"/>
    <w:rsid w:val="00324321"/>
    <w:rsid w:val="00327703"/>
    <w:rsid w:val="003321B7"/>
    <w:rsid w:val="003341C1"/>
    <w:rsid w:val="00334984"/>
    <w:rsid w:val="00337E65"/>
    <w:rsid w:val="0034109E"/>
    <w:rsid w:val="0034316F"/>
    <w:rsid w:val="003473B1"/>
    <w:rsid w:val="003513A8"/>
    <w:rsid w:val="00351705"/>
    <w:rsid w:val="00351972"/>
    <w:rsid w:val="0035290A"/>
    <w:rsid w:val="00354A55"/>
    <w:rsid w:val="00356804"/>
    <w:rsid w:val="00362C03"/>
    <w:rsid w:val="003640A2"/>
    <w:rsid w:val="00371556"/>
    <w:rsid w:val="00375B1E"/>
    <w:rsid w:val="003765BC"/>
    <w:rsid w:val="00381799"/>
    <w:rsid w:val="00382AE0"/>
    <w:rsid w:val="003846AF"/>
    <w:rsid w:val="00385D02"/>
    <w:rsid w:val="0039364C"/>
    <w:rsid w:val="0039554B"/>
    <w:rsid w:val="003955ED"/>
    <w:rsid w:val="003960E4"/>
    <w:rsid w:val="003A5E38"/>
    <w:rsid w:val="003B416F"/>
    <w:rsid w:val="003B53CE"/>
    <w:rsid w:val="003B5B53"/>
    <w:rsid w:val="003C0C62"/>
    <w:rsid w:val="003C0D16"/>
    <w:rsid w:val="003C22B7"/>
    <w:rsid w:val="003C31AE"/>
    <w:rsid w:val="003C3B6B"/>
    <w:rsid w:val="003C4514"/>
    <w:rsid w:val="003D7AE2"/>
    <w:rsid w:val="003D7F0C"/>
    <w:rsid w:val="003D7F26"/>
    <w:rsid w:val="003E1747"/>
    <w:rsid w:val="003E292E"/>
    <w:rsid w:val="003E5449"/>
    <w:rsid w:val="003E59FE"/>
    <w:rsid w:val="003E7475"/>
    <w:rsid w:val="003E7BDC"/>
    <w:rsid w:val="003F394C"/>
    <w:rsid w:val="003F5771"/>
    <w:rsid w:val="003F5A4E"/>
    <w:rsid w:val="003F71F9"/>
    <w:rsid w:val="00403A8C"/>
    <w:rsid w:val="004070D4"/>
    <w:rsid w:val="00407EE5"/>
    <w:rsid w:val="00410A14"/>
    <w:rsid w:val="00411B4D"/>
    <w:rsid w:val="0041355E"/>
    <w:rsid w:val="0041772D"/>
    <w:rsid w:val="00417F18"/>
    <w:rsid w:val="004231F6"/>
    <w:rsid w:val="004301B0"/>
    <w:rsid w:val="00430B33"/>
    <w:rsid w:val="004319C0"/>
    <w:rsid w:val="004344A0"/>
    <w:rsid w:val="004365B5"/>
    <w:rsid w:val="00436FD3"/>
    <w:rsid w:val="00437371"/>
    <w:rsid w:val="0044576C"/>
    <w:rsid w:val="0044640D"/>
    <w:rsid w:val="00452223"/>
    <w:rsid w:val="00454225"/>
    <w:rsid w:val="00456126"/>
    <w:rsid w:val="00456D3E"/>
    <w:rsid w:val="0046338A"/>
    <w:rsid w:val="0046605C"/>
    <w:rsid w:val="00470046"/>
    <w:rsid w:val="004726F4"/>
    <w:rsid w:val="004759CC"/>
    <w:rsid w:val="00476BCB"/>
    <w:rsid w:val="004803CC"/>
    <w:rsid w:val="00484173"/>
    <w:rsid w:val="00484AB5"/>
    <w:rsid w:val="004863F1"/>
    <w:rsid w:val="004864E8"/>
    <w:rsid w:val="00487F11"/>
    <w:rsid w:val="004910BE"/>
    <w:rsid w:val="00495079"/>
    <w:rsid w:val="004A2439"/>
    <w:rsid w:val="004A55C3"/>
    <w:rsid w:val="004A79A1"/>
    <w:rsid w:val="004A7AC2"/>
    <w:rsid w:val="004B0E47"/>
    <w:rsid w:val="004B0E6F"/>
    <w:rsid w:val="004B2AE5"/>
    <w:rsid w:val="004B2E36"/>
    <w:rsid w:val="004C005F"/>
    <w:rsid w:val="004C22ED"/>
    <w:rsid w:val="004C6DD9"/>
    <w:rsid w:val="004E0917"/>
    <w:rsid w:val="004E1EC8"/>
    <w:rsid w:val="004E2F5E"/>
    <w:rsid w:val="004F041B"/>
    <w:rsid w:val="004F131B"/>
    <w:rsid w:val="004F1E1D"/>
    <w:rsid w:val="004F3B26"/>
    <w:rsid w:val="004F6464"/>
    <w:rsid w:val="004F6B73"/>
    <w:rsid w:val="004F7108"/>
    <w:rsid w:val="005019C7"/>
    <w:rsid w:val="00501F62"/>
    <w:rsid w:val="00504ED1"/>
    <w:rsid w:val="005069CB"/>
    <w:rsid w:val="00506BD3"/>
    <w:rsid w:val="00507391"/>
    <w:rsid w:val="00512CC4"/>
    <w:rsid w:val="00513353"/>
    <w:rsid w:val="00517A8F"/>
    <w:rsid w:val="0052198F"/>
    <w:rsid w:val="00521E43"/>
    <w:rsid w:val="00523849"/>
    <w:rsid w:val="00527C1A"/>
    <w:rsid w:val="005324B9"/>
    <w:rsid w:val="0053381E"/>
    <w:rsid w:val="00534C45"/>
    <w:rsid w:val="00535689"/>
    <w:rsid w:val="00537F9A"/>
    <w:rsid w:val="0055386E"/>
    <w:rsid w:val="0055471D"/>
    <w:rsid w:val="005551F2"/>
    <w:rsid w:val="00555999"/>
    <w:rsid w:val="00557C9D"/>
    <w:rsid w:val="00561227"/>
    <w:rsid w:val="005651E1"/>
    <w:rsid w:val="00565A5A"/>
    <w:rsid w:val="00566BFE"/>
    <w:rsid w:val="0057312E"/>
    <w:rsid w:val="005759DD"/>
    <w:rsid w:val="00577067"/>
    <w:rsid w:val="005777FD"/>
    <w:rsid w:val="0058480C"/>
    <w:rsid w:val="005861D9"/>
    <w:rsid w:val="0058712E"/>
    <w:rsid w:val="00590215"/>
    <w:rsid w:val="00591A70"/>
    <w:rsid w:val="005928C4"/>
    <w:rsid w:val="00592E92"/>
    <w:rsid w:val="00592F8E"/>
    <w:rsid w:val="005A3791"/>
    <w:rsid w:val="005A4D3D"/>
    <w:rsid w:val="005A628C"/>
    <w:rsid w:val="005A7C26"/>
    <w:rsid w:val="005B0E9D"/>
    <w:rsid w:val="005B1FAA"/>
    <w:rsid w:val="005B3E9C"/>
    <w:rsid w:val="005B46B7"/>
    <w:rsid w:val="005B4B0F"/>
    <w:rsid w:val="005B5B37"/>
    <w:rsid w:val="005B73DE"/>
    <w:rsid w:val="005C5061"/>
    <w:rsid w:val="005C7FF9"/>
    <w:rsid w:val="005D02A2"/>
    <w:rsid w:val="005D11CC"/>
    <w:rsid w:val="005D1338"/>
    <w:rsid w:val="005D20F1"/>
    <w:rsid w:val="005D43CB"/>
    <w:rsid w:val="005D4F6B"/>
    <w:rsid w:val="005D70F6"/>
    <w:rsid w:val="005E273F"/>
    <w:rsid w:val="005E521C"/>
    <w:rsid w:val="005E75CD"/>
    <w:rsid w:val="005E7912"/>
    <w:rsid w:val="005F5763"/>
    <w:rsid w:val="005F5E85"/>
    <w:rsid w:val="0060455D"/>
    <w:rsid w:val="006056FE"/>
    <w:rsid w:val="0060664E"/>
    <w:rsid w:val="00606D1F"/>
    <w:rsid w:val="00607959"/>
    <w:rsid w:val="00612A4A"/>
    <w:rsid w:val="006149B8"/>
    <w:rsid w:val="00617701"/>
    <w:rsid w:val="00622218"/>
    <w:rsid w:val="00627C0A"/>
    <w:rsid w:val="00631B2D"/>
    <w:rsid w:val="00636861"/>
    <w:rsid w:val="006373A6"/>
    <w:rsid w:val="00637E0F"/>
    <w:rsid w:val="0064291F"/>
    <w:rsid w:val="006468E7"/>
    <w:rsid w:val="00647591"/>
    <w:rsid w:val="00651237"/>
    <w:rsid w:val="00651F87"/>
    <w:rsid w:val="00652878"/>
    <w:rsid w:val="0065560A"/>
    <w:rsid w:val="006559F1"/>
    <w:rsid w:val="00662912"/>
    <w:rsid w:val="00662AE3"/>
    <w:rsid w:val="00665360"/>
    <w:rsid w:val="00670AA7"/>
    <w:rsid w:val="006735DB"/>
    <w:rsid w:val="006818A1"/>
    <w:rsid w:val="00684D7D"/>
    <w:rsid w:val="00687461"/>
    <w:rsid w:val="0069180C"/>
    <w:rsid w:val="00692EE3"/>
    <w:rsid w:val="00693AAD"/>
    <w:rsid w:val="00694049"/>
    <w:rsid w:val="00694346"/>
    <w:rsid w:val="0069467D"/>
    <w:rsid w:val="00694E68"/>
    <w:rsid w:val="006959BB"/>
    <w:rsid w:val="00696026"/>
    <w:rsid w:val="006A13C8"/>
    <w:rsid w:val="006A302F"/>
    <w:rsid w:val="006A31F2"/>
    <w:rsid w:val="006B0ACE"/>
    <w:rsid w:val="006B11B5"/>
    <w:rsid w:val="006B4666"/>
    <w:rsid w:val="006C3E50"/>
    <w:rsid w:val="006C70F3"/>
    <w:rsid w:val="006D19B7"/>
    <w:rsid w:val="006D1B3F"/>
    <w:rsid w:val="006D21D1"/>
    <w:rsid w:val="006D6F6B"/>
    <w:rsid w:val="006D7CCD"/>
    <w:rsid w:val="006E3626"/>
    <w:rsid w:val="006E6584"/>
    <w:rsid w:val="006F005E"/>
    <w:rsid w:val="006F4055"/>
    <w:rsid w:val="006F574D"/>
    <w:rsid w:val="006F5DCE"/>
    <w:rsid w:val="007000EF"/>
    <w:rsid w:val="00700C04"/>
    <w:rsid w:val="00700F08"/>
    <w:rsid w:val="00701174"/>
    <w:rsid w:val="0070466E"/>
    <w:rsid w:val="0071556E"/>
    <w:rsid w:val="0072068B"/>
    <w:rsid w:val="007230FF"/>
    <w:rsid w:val="00723ED4"/>
    <w:rsid w:val="00730651"/>
    <w:rsid w:val="00730EFD"/>
    <w:rsid w:val="00735ADF"/>
    <w:rsid w:val="0073621A"/>
    <w:rsid w:val="007402D6"/>
    <w:rsid w:val="0074297A"/>
    <w:rsid w:val="007440AB"/>
    <w:rsid w:val="00746D84"/>
    <w:rsid w:val="00751EE6"/>
    <w:rsid w:val="00766074"/>
    <w:rsid w:val="007664CF"/>
    <w:rsid w:val="00767D78"/>
    <w:rsid w:val="007761D4"/>
    <w:rsid w:val="00776E97"/>
    <w:rsid w:val="007804FC"/>
    <w:rsid w:val="00781C01"/>
    <w:rsid w:val="0078376A"/>
    <w:rsid w:val="00783F29"/>
    <w:rsid w:val="007843F3"/>
    <w:rsid w:val="007908D3"/>
    <w:rsid w:val="00790D71"/>
    <w:rsid w:val="00792184"/>
    <w:rsid w:val="007963C5"/>
    <w:rsid w:val="007A0FD3"/>
    <w:rsid w:val="007A1C37"/>
    <w:rsid w:val="007A2F9F"/>
    <w:rsid w:val="007A30F2"/>
    <w:rsid w:val="007A4674"/>
    <w:rsid w:val="007A46D2"/>
    <w:rsid w:val="007A59D4"/>
    <w:rsid w:val="007A6368"/>
    <w:rsid w:val="007A671C"/>
    <w:rsid w:val="007A7749"/>
    <w:rsid w:val="007B779A"/>
    <w:rsid w:val="007C06E8"/>
    <w:rsid w:val="007C0D67"/>
    <w:rsid w:val="007D1C5A"/>
    <w:rsid w:val="007D2915"/>
    <w:rsid w:val="007D55E0"/>
    <w:rsid w:val="007E0BCA"/>
    <w:rsid w:val="007E4C40"/>
    <w:rsid w:val="007F549E"/>
    <w:rsid w:val="00805A38"/>
    <w:rsid w:val="00806909"/>
    <w:rsid w:val="00814249"/>
    <w:rsid w:val="00814950"/>
    <w:rsid w:val="00814955"/>
    <w:rsid w:val="00816065"/>
    <w:rsid w:val="00820948"/>
    <w:rsid w:val="00820D5E"/>
    <w:rsid w:val="008247DA"/>
    <w:rsid w:val="00825ACF"/>
    <w:rsid w:val="00826CDC"/>
    <w:rsid w:val="00836C7A"/>
    <w:rsid w:val="008415FA"/>
    <w:rsid w:val="00843177"/>
    <w:rsid w:val="0084623C"/>
    <w:rsid w:val="00854656"/>
    <w:rsid w:val="00865F1D"/>
    <w:rsid w:val="00871711"/>
    <w:rsid w:val="0087292C"/>
    <w:rsid w:val="008800BC"/>
    <w:rsid w:val="0088200C"/>
    <w:rsid w:val="00891A6D"/>
    <w:rsid w:val="00892BF0"/>
    <w:rsid w:val="00893120"/>
    <w:rsid w:val="008A446A"/>
    <w:rsid w:val="008A6ACA"/>
    <w:rsid w:val="008B1408"/>
    <w:rsid w:val="008B6DC5"/>
    <w:rsid w:val="008C23F9"/>
    <w:rsid w:val="008C735E"/>
    <w:rsid w:val="008D0B4B"/>
    <w:rsid w:val="008D48EF"/>
    <w:rsid w:val="008D54F6"/>
    <w:rsid w:val="008D5F0B"/>
    <w:rsid w:val="008E1A69"/>
    <w:rsid w:val="008E23ED"/>
    <w:rsid w:val="008E4641"/>
    <w:rsid w:val="008E5392"/>
    <w:rsid w:val="00902B5D"/>
    <w:rsid w:val="0090357E"/>
    <w:rsid w:val="00903A0D"/>
    <w:rsid w:val="00910CEE"/>
    <w:rsid w:val="0091178F"/>
    <w:rsid w:val="009126CD"/>
    <w:rsid w:val="009236C7"/>
    <w:rsid w:val="00927B5F"/>
    <w:rsid w:val="00931665"/>
    <w:rsid w:val="00934808"/>
    <w:rsid w:val="00934D54"/>
    <w:rsid w:val="00937854"/>
    <w:rsid w:val="0094128E"/>
    <w:rsid w:val="00941B73"/>
    <w:rsid w:val="00945099"/>
    <w:rsid w:val="00946226"/>
    <w:rsid w:val="009465CE"/>
    <w:rsid w:val="00951397"/>
    <w:rsid w:val="00954061"/>
    <w:rsid w:val="00961171"/>
    <w:rsid w:val="00962CBD"/>
    <w:rsid w:val="00964E11"/>
    <w:rsid w:val="00964EA9"/>
    <w:rsid w:val="00970AE1"/>
    <w:rsid w:val="009719C2"/>
    <w:rsid w:val="009728A9"/>
    <w:rsid w:val="00974E8F"/>
    <w:rsid w:val="0098243B"/>
    <w:rsid w:val="00985F66"/>
    <w:rsid w:val="00986A9F"/>
    <w:rsid w:val="009871CF"/>
    <w:rsid w:val="00992EC5"/>
    <w:rsid w:val="00992F6E"/>
    <w:rsid w:val="009942BC"/>
    <w:rsid w:val="009A369C"/>
    <w:rsid w:val="009A60D9"/>
    <w:rsid w:val="009A7B44"/>
    <w:rsid w:val="009B0097"/>
    <w:rsid w:val="009B045D"/>
    <w:rsid w:val="009B130B"/>
    <w:rsid w:val="009B5D67"/>
    <w:rsid w:val="009B7561"/>
    <w:rsid w:val="009B75A9"/>
    <w:rsid w:val="009C37DF"/>
    <w:rsid w:val="009C5D3B"/>
    <w:rsid w:val="009C7D2D"/>
    <w:rsid w:val="009D37AF"/>
    <w:rsid w:val="009D7029"/>
    <w:rsid w:val="009D7EB1"/>
    <w:rsid w:val="009E6E31"/>
    <w:rsid w:val="009F16D3"/>
    <w:rsid w:val="009F1837"/>
    <w:rsid w:val="009F4BDD"/>
    <w:rsid w:val="009F4FD5"/>
    <w:rsid w:val="009F5EFE"/>
    <w:rsid w:val="009F737F"/>
    <w:rsid w:val="009F7933"/>
    <w:rsid w:val="00A01F4F"/>
    <w:rsid w:val="00A03D8A"/>
    <w:rsid w:val="00A1144C"/>
    <w:rsid w:val="00A1307F"/>
    <w:rsid w:val="00A1386D"/>
    <w:rsid w:val="00A21BC9"/>
    <w:rsid w:val="00A24826"/>
    <w:rsid w:val="00A40BB4"/>
    <w:rsid w:val="00A438B8"/>
    <w:rsid w:val="00A4558C"/>
    <w:rsid w:val="00A51E90"/>
    <w:rsid w:val="00A60105"/>
    <w:rsid w:val="00A62424"/>
    <w:rsid w:val="00A6293D"/>
    <w:rsid w:val="00A63AB9"/>
    <w:rsid w:val="00A65BC4"/>
    <w:rsid w:val="00A66235"/>
    <w:rsid w:val="00A6670C"/>
    <w:rsid w:val="00A67081"/>
    <w:rsid w:val="00A679C0"/>
    <w:rsid w:val="00A70317"/>
    <w:rsid w:val="00A72F9A"/>
    <w:rsid w:val="00A768D0"/>
    <w:rsid w:val="00A80630"/>
    <w:rsid w:val="00A83F4F"/>
    <w:rsid w:val="00A84946"/>
    <w:rsid w:val="00A87025"/>
    <w:rsid w:val="00A87FC2"/>
    <w:rsid w:val="00A912E0"/>
    <w:rsid w:val="00A97AFF"/>
    <w:rsid w:val="00AA296F"/>
    <w:rsid w:val="00AA3A7C"/>
    <w:rsid w:val="00AA3ACE"/>
    <w:rsid w:val="00AA58E1"/>
    <w:rsid w:val="00AA7E68"/>
    <w:rsid w:val="00AB092A"/>
    <w:rsid w:val="00AB1ACC"/>
    <w:rsid w:val="00AB75B2"/>
    <w:rsid w:val="00AC21FA"/>
    <w:rsid w:val="00AC2A42"/>
    <w:rsid w:val="00AC2C7C"/>
    <w:rsid w:val="00AC5EBC"/>
    <w:rsid w:val="00AC7423"/>
    <w:rsid w:val="00AD6F35"/>
    <w:rsid w:val="00AE3D8D"/>
    <w:rsid w:val="00AE4355"/>
    <w:rsid w:val="00AF051A"/>
    <w:rsid w:val="00AF0D5C"/>
    <w:rsid w:val="00AF5FE2"/>
    <w:rsid w:val="00B001B0"/>
    <w:rsid w:val="00B010AE"/>
    <w:rsid w:val="00B01AD1"/>
    <w:rsid w:val="00B0342B"/>
    <w:rsid w:val="00B10782"/>
    <w:rsid w:val="00B108C3"/>
    <w:rsid w:val="00B15659"/>
    <w:rsid w:val="00B1598B"/>
    <w:rsid w:val="00B20156"/>
    <w:rsid w:val="00B22D69"/>
    <w:rsid w:val="00B22E23"/>
    <w:rsid w:val="00B2311F"/>
    <w:rsid w:val="00B242ED"/>
    <w:rsid w:val="00B24358"/>
    <w:rsid w:val="00B248B5"/>
    <w:rsid w:val="00B2572B"/>
    <w:rsid w:val="00B303DE"/>
    <w:rsid w:val="00B31409"/>
    <w:rsid w:val="00B33330"/>
    <w:rsid w:val="00B3650D"/>
    <w:rsid w:val="00B377AC"/>
    <w:rsid w:val="00B4087F"/>
    <w:rsid w:val="00B43748"/>
    <w:rsid w:val="00B43AFD"/>
    <w:rsid w:val="00B46A83"/>
    <w:rsid w:val="00B4757B"/>
    <w:rsid w:val="00B5322D"/>
    <w:rsid w:val="00B53BE2"/>
    <w:rsid w:val="00B55CAA"/>
    <w:rsid w:val="00B55EB9"/>
    <w:rsid w:val="00B5751F"/>
    <w:rsid w:val="00B6225F"/>
    <w:rsid w:val="00B64251"/>
    <w:rsid w:val="00B73F1A"/>
    <w:rsid w:val="00B7603D"/>
    <w:rsid w:val="00B80160"/>
    <w:rsid w:val="00B8246E"/>
    <w:rsid w:val="00B861E6"/>
    <w:rsid w:val="00B86B4C"/>
    <w:rsid w:val="00B96EE5"/>
    <w:rsid w:val="00B97AB4"/>
    <w:rsid w:val="00BA633F"/>
    <w:rsid w:val="00BB2406"/>
    <w:rsid w:val="00BB26A9"/>
    <w:rsid w:val="00BB4E5D"/>
    <w:rsid w:val="00BB5F5D"/>
    <w:rsid w:val="00BB6A51"/>
    <w:rsid w:val="00BC410F"/>
    <w:rsid w:val="00BC6958"/>
    <w:rsid w:val="00BD113E"/>
    <w:rsid w:val="00BD3FE8"/>
    <w:rsid w:val="00BD492D"/>
    <w:rsid w:val="00BE0325"/>
    <w:rsid w:val="00BE12A1"/>
    <w:rsid w:val="00BE3708"/>
    <w:rsid w:val="00BF3A30"/>
    <w:rsid w:val="00BF4A87"/>
    <w:rsid w:val="00BF7407"/>
    <w:rsid w:val="00C0295F"/>
    <w:rsid w:val="00C02F50"/>
    <w:rsid w:val="00C03A68"/>
    <w:rsid w:val="00C03EFC"/>
    <w:rsid w:val="00C047FC"/>
    <w:rsid w:val="00C115C1"/>
    <w:rsid w:val="00C13D7A"/>
    <w:rsid w:val="00C14A1B"/>
    <w:rsid w:val="00C209C6"/>
    <w:rsid w:val="00C20EC3"/>
    <w:rsid w:val="00C219B8"/>
    <w:rsid w:val="00C21DA4"/>
    <w:rsid w:val="00C258DF"/>
    <w:rsid w:val="00C3476C"/>
    <w:rsid w:val="00C35E43"/>
    <w:rsid w:val="00C375EB"/>
    <w:rsid w:val="00C40D43"/>
    <w:rsid w:val="00C42A67"/>
    <w:rsid w:val="00C51926"/>
    <w:rsid w:val="00C57EC8"/>
    <w:rsid w:val="00C6007C"/>
    <w:rsid w:val="00C634FF"/>
    <w:rsid w:val="00C64FA2"/>
    <w:rsid w:val="00C67217"/>
    <w:rsid w:val="00C701D8"/>
    <w:rsid w:val="00C7033B"/>
    <w:rsid w:val="00C70C3C"/>
    <w:rsid w:val="00C761D0"/>
    <w:rsid w:val="00C812C9"/>
    <w:rsid w:val="00C86DCA"/>
    <w:rsid w:val="00C87733"/>
    <w:rsid w:val="00C92DAC"/>
    <w:rsid w:val="00C9349F"/>
    <w:rsid w:val="00C967D6"/>
    <w:rsid w:val="00C96A31"/>
    <w:rsid w:val="00CA295F"/>
    <w:rsid w:val="00CA64ED"/>
    <w:rsid w:val="00CB1C02"/>
    <w:rsid w:val="00CB3BA1"/>
    <w:rsid w:val="00CB431F"/>
    <w:rsid w:val="00CB724A"/>
    <w:rsid w:val="00CB7A07"/>
    <w:rsid w:val="00CC09B5"/>
    <w:rsid w:val="00CC76AD"/>
    <w:rsid w:val="00CD2417"/>
    <w:rsid w:val="00CD3226"/>
    <w:rsid w:val="00CD3CDE"/>
    <w:rsid w:val="00CD4EFA"/>
    <w:rsid w:val="00CE0C9B"/>
    <w:rsid w:val="00CE2864"/>
    <w:rsid w:val="00CE34B0"/>
    <w:rsid w:val="00CE4D55"/>
    <w:rsid w:val="00CE5E74"/>
    <w:rsid w:val="00CE70FA"/>
    <w:rsid w:val="00CE7C04"/>
    <w:rsid w:val="00CF232C"/>
    <w:rsid w:val="00CF6848"/>
    <w:rsid w:val="00D049AB"/>
    <w:rsid w:val="00D064E6"/>
    <w:rsid w:val="00D06F68"/>
    <w:rsid w:val="00D07F07"/>
    <w:rsid w:val="00D13560"/>
    <w:rsid w:val="00D135BC"/>
    <w:rsid w:val="00D154C2"/>
    <w:rsid w:val="00D22D7A"/>
    <w:rsid w:val="00D2467C"/>
    <w:rsid w:val="00D250C5"/>
    <w:rsid w:val="00D258A8"/>
    <w:rsid w:val="00D32060"/>
    <w:rsid w:val="00D35AF4"/>
    <w:rsid w:val="00D364FA"/>
    <w:rsid w:val="00D37043"/>
    <w:rsid w:val="00D41C32"/>
    <w:rsid w:val="00D425C4"/>
    <w:rsid w:val="00D45DBC"/>
    <w:rsid w:val="00D46616"/>
    <w:rsid w:val="00D47F3E"/>
    <w:rsid w:val="00D506C3"/>
    <w:rsid w:val="00D50F18"/>
    <w:rsid w:val="00D51FCF"/>
    <w:rsid w:val="00D5269F"/>
    <w:rsid w:val="00D55359"/>
    <w:rsid w:val="00D57419"/>
    <w:rsid w:val="00D632DD"/>
    <w:rsid w:val="00D63881"/>
    <w:rsid w:val="00D65B8B"/>
    <w:rsid w:val="00D666D4"/>
    <w:rsid w:val="00D744F5"/>
    <w:rsid w:val="00D751DB"/>
    <w:rsid w:val="00D815FE"/>
    <w:rsid w:val="00D84773"/>
    <w:rsid w:val="00D84916"/>
    <w:rsid w:val="00D93428"/>
    <w:rsid w:val="00D94700"/>
    <w:rsid w:val="00D94930"/>
    <w:rsid w:val="00D9534E"/>
    <w:rsid w:val="00D96A48"/>
    <w:rsid w:val="00DA2546"/>
    <w:rsid w:val="00DA3F2B"/>
    <w:rsid w:val="00DA546A"/>
    <w:rsid w:val="00DA6300"/>
    <w:rsid w:val="00DA7751"/>
    <w:rsid w:val="00DB073F"/>
    <w:rsid w:val="00DB0CEF"/>
    <w:rsid w:val="00DB170E"/>
    <w:rsid w:val="00DB1D38"/>
    <w:rsid w:val="00DB53F8"/>
    <w:rsid w:val="00DB672D"/>
    <w:rsid w:val="00DC3E9A"/>
    <w:rsid w:val="00DC5E96"/>
    <w:rsid w:val="00DD2CA0"/>
    <w:rsid w:val="00DD2D9C"/>
    <w:rsid w:val="00DD3FEA"/>
    <w:rsid w:val="00DD5F02"/>
    <w:rsid w:val="00DD76EA"/>
    <w:rsid w:val="00DE2D00"/>
    <w:rsid w:val="00DE5E8F"/>
    <w:rsid w:val="00DF071E"/>
    <w:rsid w:val="00DF3FF1"/>
    <w:rsid w:val="00DF628B"/>
    <w:rsid w:val="00DF6B64"/>
    <w:rsid w:val="00DF744B"/>
    <w:rsid w:val="00E022A8"/>
    <w:rsid w:val="00E04583"/>
    <w:rsid w:val="00E11386"/>
    <w:rsid w:val="00E13434"/>
    <w:rsid w:val="00E145ED"/>
    <w:rsid w:val="00E15437"/>
    <w:rsid w:val="00E16057"/>
    <w:rsid w:val="00E20E34"/>
    <w:rsid w:val="00E20F96"/>
    <w:rsid w:val="00E23A63"/>
    <w:rsid w:val="00E2550E"/>
    <w:rsid w:val="00E25EE2"/>
    <w:rsid w:val="00E260E3"/>
    <w:rsid w:val="00E26A8F"/>
    <w:rsid w:val="00E26ACB"/>
    <w:rsid w:val="00E30B30"/>
    <w:rsid w:val="00E31F80"/>
    <w:rsid w:val="00E43B55"/>
    <w:rsid w:val="00E43DA7"/>
    <w:rsid w:val="00E51220"/>
    <w:rsid w:val="00E521BB"/>
    <w:rsid w:val="00E556B9"/>
    <w:rsid w:val="00E55F11"/>
    <w:rsid w:val="00E60877"/>
    <w:rsid w:val="00E62D09"/>
    <w:rsid w:val="00E633B5"/>
    <w:rsid w:val="00E661BD"/>
    <w:rsid w:val="00E67A8A"/>
    <w:rsid w:val="00E714F9"/>
    <w:rsid w:val="00E7367E"/>
    <w:rsid w:val="00E84199"/>
    <w:rsid w:val="00E849C1"/>
    <w:rsid w:val="00E94901"/>
    <w:rsid w:val="00E95674"/>
    <w:rsid w:val="00E9717D"/>
    <w:rsid w:val="00E97BC5"/>
    <w:rsid w:val="00EA4437"/>
    <w:rsid w:val="00EA60A0"/>
    <w:rsid w:val="00EA6606"/>
    <w:rsid w:val="00EA66F2"/>
    <w:rsid w:val="00EB1518"/>
    <w:rsid w:val="00EB1AA4"/>
    <w:rsid w:val="00EB2F91"/>
    <w:rsid w:val="00EB6E81"/>
    <w:rsid w:val="00EB7422"/>
    <w:rsid w:val="00EC253D"/>
    <w:rsid w:val="00EC70B8"/>
    <w:rsid w:val="00ED3537"/>
    <w:rsid w:val="00ED4CEB"/>
    <w:rsid w:val="00EE63DE"/>
    <w:rsid w:val="00EE74EB"/>
    <w:rsid w:val="00EF3932"/>
    <w:rsid w:val="00EF58BE"/>
    <w:rsid w:val="00EF5C86"/>
    <w:rsid w:val="00EF5E1F"/>
    <w:rsid w:val="00F07F0A"/>
    <w:rsid w:val="00F1177C"/>
    <w:rsid w:val="00F13E5F"/>
    <w:rsid w:val="00F165FF"/>
    <w:rsid w:val="00F176BC"/>
    <w:rsid w:val="00F17B81"/>
    <w:rsid w:val="00F17F3F"/>
    <w:rsid w:val="00F22662"/>
    <w:rsid w:val="00F30A2D"/>
    <w:rsid w:val="00F33C50"/>
    <w:rsid w:val="00F34D55"/>
    <w:rsid w:val="00F35B1D"/>
    <w:rsid w:val="00F434F5"/>
    <w:rsid w:val="00F43DD9"/>
    <w:rsid w:val="00F472FE"/>
    <w:rsid w:val="00F50FF1"/>
    <w:rsid w:val="00F5468C"/>
    <w:rsid w:val="00F5676D"/>
    <w:rsid w:val="00F57EC4"/>
    <w:rsid w:val="00F601B5"/>
    <w:rsid w:val="00F60A85"/>
    <w:rsid w:val="00F620B2"/>
    <w:rsid w:val="00F62233"/>
    <w:rsid w:val="00F630C3"/>
    <w:rsid w:val="00F66553"/>
    <w:rsid w:val="00F81DAF"/>
    <w:rsid w:val="00F82EE7"/>
    <w:rsid w:val="00F82F95"/>
    <w:rsid w:val="00F968F0"/>
    <w:rsid w:val="00F96DB7"/>
    <w:rsid w:val="00FA0DEC"/>
    <w:rsid w:val="00FA248C"/>
    <w:rsid w:val="00FA2558"/>
    <w:rsid w:val="00FA2D73"/>
    <w:rsid w:val="00FA5C98"/>
    <w:rsid w:val="00FA7E36"/>
    <w:rsid w:val="00FB0813"/>
    <w:rsid w:val="00FB2B7A"/>
    <w:rsid w:val="00FB4219"/>
    <w:rsid w:val="00FB5487"/>
    <w:rsid w:val="00FB7075"/>
    <w:rsid w:val="00FC2C83"/>
    <w:rsid w:val="00FC4F27"/>
    <w:rsid w:val="00FC5B30"/>
    <w:rsid w:val="00FC65D0"/>
    <w:rsid w:val="00FC7A86"/>
    <w:rsid w:val="00FD28C6"/>
    <w:rsid w:val="00FE19F4"/>
    <w:rsid w:val="00FE1BB6"/>
    <w:rsid w:val="00FE3BD7"/>
    <w:rsid w:val="00FE530E"/>
    <w:rsid w:val="00FE6560"/>
    <w:rsid w:val="00FF03F0"/>
    <w:rsid w:val="00FF31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3340C0C"/>
  <w15:chartTrackingRefBased/>
  <w15:docId w15:val="{B085B79E-AB81-4E91-B641-3200D21634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91A6D"/>
  </w:style>
  <w:style w:type="paragraph" w:styleId="Heading1">
    <w:name w:val="heading 1"/>
    <w:basedOn w:val="Normal"/>
    <w:next w:val="Normal"/>
    <w:link w:val="Heading1Char"/>
    <w:uiPriority w:val="9"/>
    <w:qFormat/>
    <w:rsid w:val="00411B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8086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A1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B248B5"/>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1B4D"/>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411B4D"/>
    <w:pPr>
      <w:spacing w:after="200" w:line="240" w:lineRule="auto"/>
    </w:pPr>
    <w:rPr>
      <w:i/>
      <w:iCs/>
      <w:color w:val="44546A" w:themeColor="text2"/>
      <w:sz w:val="18"/>
      <w:szCs w:val="18"/>
    </w:rPr>
  </w:style>
  <w:style w:type="paragraph" w:styleId="Header">
    <w:name w:val="header"/>
    <w:basedOn w:val="Normal"/>
    <w:link w:val="HeaderChar"/>
    <w:uiPriority w:val="99"/>
    <w:unhideWhenUsed/>
    <w:rsid w:val="00411B4D"/>
    <w:pPr>
      <w:tabs>
        <w:tab w:val="center" w:pos="4513"/>
        <w:tab w:val="right" w:pos="9026"/>
      </w:tabs>
      <w:spacing w:after="0" w:line="240" w:lineRule="auto"/>
    </w:pPr>
  </w:style>
  <w:style w:type="character" w:customStyle="1" w:styleId="HeaderChar">
    <w:name w:val="Header Char"/>
    <w:basedOn w:val="DefaultParagraphFont"/>
    <w:link w:val="Header"/>
    <w:uiPriority w:val="99"/>
    <w:rsid w:val="00411B4D"/>
  </w:style>
  <w:style w:type="paragraph" w:styleId="Footer">
    <w:name w:val="footer"/>
    <w:basedOn w:val="Normal"/>
    <w:link w:val="FooterChar"/>
    <w:uiPriority w:val="99"/>
    <w:unhideWhenUsed/>
    <w:rsid w:val="00411B4D"/>
    <w:pPr>
      <w:tabs>
        <w:tab w:val="center" w:pos="4513"/>
        <w:tab w:val="right" w:pos="9026"/>
      </w:tabs>
      <w:spacing w:after="0" w:line="240" w:lineRule="auto"/>
    </w:pPr>
  </w:style>
  <w:style w:type="character" w:customStyle="1" w:styleId="FooterChar">
    <w:name w:val="Footer Char"/>
    <w:basedOn w:val="DefaultParagraphFont"/>
    <w:link w:val="Footer"/>
    <w:uiPriority w:val="99"/>
    <w:rsid w:val="00411B4D"/>
  </w:style>
  <w:style w:type="paragraph" w:styleId="TOCHeading">
    <w:name w:val="TOC Heading"/>
    <w:basedOn w:val="Heading1"/>
    <w:next w:val="Normal"/>
    <w:uiPriority w:val="39"/>
    <w:unhideWhenUsed/>
    <w:qFormat/>
    <w:rsid w:val="00080865"/>
    <w:pPr>
      <w:outlineLvl w:val="9"/>
    </w:pPr>
    <w:rPr>
      <w:lang w:val="en-US"/>
    </w:rPr>
  </w:style>
  <w:style w:type="paragraph" w:styleId="TOC2">
    <w:name w:val="toc 2"/>
    <w:basedOn w:val="Normal"/>
    <w:next w:val="Normal"/>
    <w:autoRedefine/>
    <w:uiPriority w:val="39"/>
    <w:unhideWhenUsed/>
    <w:rsid w:val="00080865"/>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80865"/>
    <w:pPr>
      <w:spacing w:after="100"/>
    </w:pPr>
    <w:rPr>
      <w:rFonts w:eastAsiaTheme="minorEastAsia" w:cs="Times New Roman"/>
      <w:lang w:val="en-US"/>
    </w:rPr>
  </w:style>
  <w:style w:type="paragraph" w:styleId="TOC3">
    <w:name w:val="toc 3"/>
    <w:basedOn w:val="Normal"/>
    <w:next w:val="Normal"/>
    <w:autoRedefine/>
    <w:uiPriority w:val="39"/>
    <w:unhideWhenUsed/>
    <w:rsid w:val="00080865"/>
    <w:pPr>
      <w:spacing w:after="100"/>
      <w:ind w:left="440"/>
    </w:pPr>
    <w:rPr>
      <w:rFonts w:eastAsiaTheme="minorEastAsia" w:cs="Times New Roman"/>
      <w:lang w:val="en-US"/>
    </w:rPr>
  </w:style>
  <w:style w:type="paragraph" w:styleId="ListParagraph">
    <w:name w:val="List Paragraph"/>
    <w:basedOn w:val="Normal"/>
    <w:uiPriority w:val="34"/>
    <w:qFormat/>
    <w:rsid w:val="00080865"/>
    <w:pPr>
      <w:ind w:left="720"/>
      <w:contextualSpacing/>
    </w:pPr>
  </w:style>
  <w:style w:type="character" w:customStyle="1" w:styleId="Heading2Char">
    <w:name w:val="Heading 2 Char"/>
    <w:basedOn w:val="DefaultParagraphFont"/>
    <w:link w:val="Heading2"/>
    <w:uiPriority w:val="9"/>
    <w:rsid w:val="00080865"/>
    <w:rPr>
      <w:rFonts w:asciiTheme="majorHAnsi" w:eastAsiaTheme="majorEastAsia" w:hAnsiTheme="majorHAnsi" w:cstheme="majorBidi"/>
      <w:color w:val="2F5496" w:themeColor="accent1" w:themeShade="BF"/>
      <w:sz w:val="26"/>
      <w:szCs w:val="26"/>
    </w:rPr>
  </w:style>
  <w:style w:type="character" w:styleId="Hyperlink">
    <w:name w:val="Hyperlink"/>
    <w:basedOn w:val="DefaultParagraphFont"/>
    <w:uiPriority w:val="99"/>
    <w:unhideWhenUsed/>
    <w:rsid w:val="000C71ED"/>
    <w:rPr>
      <w:color w:val="0563C1" w:themeColor="hyperlink"/>
      <w:u w:val="single"/>
    </w:rPr>
  </w:style>
  <w:style w:type="character" w:customStyle="1" w:styleId="Heading3Char">
    <w:name w:val="Heading 3 Char"/>
    <w:basedOn w:val="DefaultParagraphFont"/>
    <w:link w:val="Heading3"/>
    <w:uiPriority w:val="9"/>
    <w:rsid w:val="007A1C37"/>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B248B5"/>
    <w:rPr>
      <w:rFonts w:asciiTheme="majorHAnsi" w:eastAsiaTheme="majorEastAsia" w:hAnsiTheme="majorHAnsi" w:cstheme="majorBidi"/>
      <w:i/>
      <w:iCs/>
      <w:color w:val="2F5496" w:themeColor="accent1" w:themeShade="BF"/>
    </w:rPr>
  </w:style>
  <w:style w:type="character" w:styleId="UnresolvedMention">
    <w:name w:val="Unresolved Mention"/>
    <w:basedOn w:val="DefaultParagraphFont"/>
    <w:uiPriority w:val="99"/>
    <w:semiHidden/>
    <w:unhideWhenUsed/>
    <w:rsid w:val="00D37043"/>
    <w:rPr>
      <w:color w:val="605E5C"/>
      <w:shd w:val="clear" w:color="auto" w:fill="E1DFDD"/>
    </w:rPr>
  </w:style>
  <w:style w:type="table" w:styleId="TableGrid">
    <w:name w:val="Table Grid"/>
    <w:basedOn w:val="TableNormal"/>
    <w:uiPriority w:val="39"/>
    <w:rsid w:val="001359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F165FF"/>
    <w:rPr>
      <w:color w:val="954F72" w:themeColor="followedHyperlink"/>
      <w:u w:val="single"/>
    </w:rPr>
  </w:style>
  <w:style w:type="paragraph" w:styleId="TOC4">
    <w:name w:val="toc 4"/>
    <w:basedOn w:val="Normal"/>
    <w:next w:val="Normal"/>
    <w:autoRedefine/>
    <w:uiPriority w:val="39"/>
    <w:unhideWhenUsed/>
    <w:rsid w:val="0046605C"/>
    <w:pPr>
      <w:spacing w:after="100"/>
      <w:ind w:left="660"/>
    </w:pPr>
  </w:style>
  <w:style w:type="table" w:customStyle="1" w:styleId="Calendar3">
    <w:name w:val="Calendar 3"/>
    <w:basedOn w:val="TableNormal"/>
    <w:uiPriority w:val="99"/>
    <w:qFormat/>
    <w:rsid w:val="00356804"/>
    <w:pPr>
      <w:spacing w:after="0" w:line="240" w:lineRule="auto"/>
      <w:jc w:val="right"/>
    </w:pPr>
    <w:rPr>
      <w:rFonts w:asciiTheme="majorHAnsi" w:eastAsiaTheme="majorEastAsia" w:hAnsiTheme="majorHAnsi" w:cstheme="majorBidi"/>
      <w:color w:val="000000" w:themeColor="text1"/>
      <w:lang w:val="en-US"/>
    </w:rPr>
    <w:tblPr/>
    <w:tblStylePr w:type="firstRow">
      <w:pPr>
        <w:wordWrap/>
        <w:jc w:val="right"/>
      </w:pPr>
      <w:rPr>
        <w:color w:val="4472C4" w:themeColor="accent1"/>
        <w:sz w:val="44"/>
      </w:rPr>
    </w:tblStylePr>
    <w:tblStylePr w:type="firstCol">
      <w:rPr>
        <w:color w:val="4472C4" w:themeColor="accent1"/>
      </w:rPr>
    </w:tblStylePr>
    <w:tblStylePr w:type="lastCol">
      <w:rPr>
        <w:color w:val="4472C4" w:themeColor="accent1"/>
      </w:rPr>
    </w:tblStylePr>
  </w:style>
  <w:style w:type="paragraph" w:styleId="Revision">
    <w:name w:val="Revision"/>
    <w:hidden/>
    <w:uiPriority w:val="99"/>
    <w:semiHidden/>
    <w:rsid w:val="002A63F4"/>
    <w:pPr>
      <w:spacing w:after="0" w:line="240" w:lineRule="auto"/>
    </w:pPr>
  </w:style>
  <w:style w:type="character" w:styleId="CommentReference">
    <w:name w:val="annotation reference"/>
    <w:basedOn w:val="DefaultParagraphFont"/>
    <w:uiPriority w:val="99"/>
    <w:semiHidden/>
    <w:unhideWhenUsed/>
    <w:rsid w:val="002A63F4"/>
    <w:rPr>
      <w:sz w:val="16"/>
      <w:szCs w:val="16"/>
    </w:rPr>
  </w:style>
  <w:style w:type="paragraph" w:styleId="CommentText">
    <w:name w:val="annotation text"/>
    <w:basedOn w:val="Normal"/>
    <w:link w:val="CommentTextChar"/>
    <w:uiPriority w:val="99"/>
    <w:unhideWhenUsed/>
    <w:rsid w:val="002A63F4"/>
    <w:pPr>
      <w:spacing w:line="240" w:lineRule="auto"/>
    </w:pPr>
    <w:rPr>
      <w:sz w:val="20"/>
      <w:szCs w:val="20"/>
    </w:rPr>
  </w:style>
  <w:style w:type="character" w:customStyle="1" w:styleId="CommentTextChar">
    <w:name w:val="Comment Text Char"/>
    <w:basedOn w:val="DefaultParagraphFont"/>
    <w:link w:val="CommentText"/>
    <w:uiPriority w:val="99"/>
    <w:rsid w:val="002A63F4"/>
    <w:rPr>
      <w:sz w:val="20"/>
      <w:szCs w:val="20"/>
    </w:rPr>
  </w:style>
  <w:style w:type="paragraph" w:styleId="CommentSubject">
    <w:name w:val="annotation subject"/>
    <w:basedOn w:val="CommentText"/>
    <w:next w:val="CommentText"/>
    <w:link w:val="CommentSubjectChar"/>
    <w:uiPriority w:val="99"/>
    <w:semiHidden/>
    <w:unhideWhenUsed/>
    <w:rsid w:val="002A63F4"/>
    <w:rPr>
      <w:b/>
      <w:bCs/>
    </w:rPr>
  </w:style>
  <w:style w:type="character" w:customStyle="1" w:styleId="CommentSubjectChar">
    <w:name w:val="Comment Subject Char"/>
    <w:basedOn w:val="CommentTextChar"/>
    <w:link w:val="CommentSubject"/>
    <w:uiPriority w:val="99"/>
    <w:semiHidden/>
    <w:rsid w:val="002A63F4"/>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14367">
      <w:bodyDiv w:val="1"/>
      <w:marLeft w:val="0"/>
      <w:marRight w:val="0"/>
      <w:marTop w:val="0"/>
      <w:marBottom w:val="0"/>
      <w:divBdr>
        <w:top w:val="none" w:sz="0" w:space="0" w:color="auto"/>
        <w:left w:val="none" w:sz="0" w:space="0" w:color="auto"/>
        <w:bottom w:val="none" w:sz="0" w:space="0" w:color="auto"/>
        <w:right w:val="none" w:sz="0" w:space="0" w:color="auto"/>
      </w:divBdr>
    </w:div>
    <w:div w:id="211041721">
      <w:bodyDiv w:val="1"/>
      <w:marLeft w:val="0"/>
      <w:marRight w:val="0"/>
      <w:marTop w:val="0"/>
      <w:marBottom w:val="0"/>
      <w:divBdr>
        <w:top w:val="none" w:sz="0" w:space="0" w:color="auto"/>
        <w:left w:val="none" w:sz="0" w:space="0" w:color="auto"/>
        <w:bottom w:val="none" w:sz="0" w:space="0" w:color="auto"/>
        <w:right w:val="none" w:sz="0" w:space="0" w:color="auto"/>
      </w:divBdr>
    </w:div>
    <w:div w:id="280378588">
      <w:bodyDiv w:val="1"/>
      <w:marLeft w:val="0"/>
      <w:marRight w:val="0"/>
      <w:marTop w:val="0"/>
      <w:marBottom w:val="0"/>
      <w:divBdr>
        <w:top w:val="none" w:sz="0" w:space="0" w:color="auto"/>
        <w:left w:val="none" w:sz="0" w:space="0" w:color="auto"/>
        <w:bottom w:val="none" w:sz="0" w:space="0" w:color="auto"/>
        <w:right w:val="none" w:sz="0" w:space="0" w:color="auto"/>
      </w:divBdr>
    </w:div>
    <w:div w:id="321466386">
      <w:bodyDiv w:val="1"/>
      <w:marLeft w:val="0"/>
      <w:marRight w:val="0"/>
      <w:marTop w:val="0"/>
      <w:marBottom w:val="0"/>
      <w:divBdr>
        <w:top w:val="none" w:sz="0" w:space="0" w:color="auto"/>
        <w:left w:val="none" w:sz="0" w:space="0" w:color="auto"/>
        <w:bottom w:val="none" w:sz="0" w:space="0" w:color="auto"/>
        <w:right w:val="none" w:sz="0" w:space="0" w:color="auto"/>
      </w:divBdr>
    </w:div>
    <w:div w:id="568000746">
      <w:bodyDiv w:val="1"/>
      <w:marLeft w:val="0"/>
      <w:marRight w:val="0"/>
      <w:marTop w:val="0"/>
      <w:marBottom w:val="0"/>
      <w:divBdr>
        <w:top w:val="none" w:sz="0" w:space="0" w:color="auto"/>
        <w:left w:val="none" w:sz="0" w:space="0" w:color="auto"/>
        <w:bottom w:val="none" w:sz="0" w:space="0" w:color="auto"/>
        <w:right w:val="none" w:sz="0" w:space="0" w:color="auto"/>
      </w:divBdr>
    </w:div>
    <w:div w:id="627394264">
      <w:bodyDiv w:val="1"/>
      <w:marLeft w:val="0"/>
      <w:marRight w:val="0"/>
      <w:marTop w:val="0"/>
      <w:marBottom w:val="0"/>
      <w:divBdr>
        <w:top w:val="none" w:sz="0" w:space="0" w:color="auto"/>
        <w:left w:val="none" w:sz="0" w:space="0" w:color="auto"/>
        <w:bottom w:val="none" w:sz="0" w:space="0" w:color="auto"/>
        <w:right w:val="none" w:sz="0" w:space="0" w:color="auto"/>
      </w:divBdr>
    </w:div>
    <w:div w:id="760487664">
      <w:bodyDiv w:val="1"/>
      <w:marLeft w:val="0"/>
      <w:marRight w:val="0"/>
      <w:marTop w:val="0"/>
      <w:marBottom w:val="0"/>
      <w:divBdr>
        <w:top w:val="none" w:sz="0" w:space="0" w:color="auto"/>
        <w:left w:val="none" w:sz="0" w:space="0" w:color="auto"/>
        <w:bottom w:val="none" w:sz="0" w:space="0" w:color="auto"/>
        <w:right w:val="none" w:sz="0" w:space="0" w:color="auto"/>
      </w:divBdr>
    </w:div>
    <w:div w:id="848060622">
      <w:bodyDiv w:val="1"/>
      <w:marLeft w:val="0"/>
      <w:marRight w:val="0"/>
      <w:marTop w:val="0"/>
      <w:marBottom w:val="0"/>
      <w:divBdr>
        <w:top w:val="none" w:sz="0" w:space="0" w:color="auto"/>
        <w:left w:val="none" w:sz="0" w:space="0" w:color="auto"/>
        <w:bottom w:val="none" w:sz="0" w:space="0" w:color="auto"/>
        <w:right w:val="none" w:sz="0" w:space="0" w:color="auto"/>
      </w:divBdr>
    </w:div>
    <w:div w:id="895433614">
      <w:bodyDiv w:val="1"/>
      <w:marLeft w:val="0"/>
      <w:marRight w:val="0"/>
      <w:marTop w:val="0"/>
      <w:marBottom w:val="0"/>
      <w:divBdr>
        <w:top w:val="none" w:sz="0" w:space="0" w:color="auto"/>
        <w:left w:val="none" w:sz="0" w:space="0" w:color="auto"/>
        <w:bottom w:val="none" w:sz="0" w:space="0" w:color="auto"/>
        <w:right w:val="none" w:sz="0" w:space="0" w:color="auto"/>
      </w:divBdr>
    </w:div>
    <w:div w:id="1049063754">
      <w:bodyDiv w:val="1"/>
      <w:marLeft w:val="0"/>
      <w:marRight w:val="0"/>
      <w:marTop w:val="0"/>
      <w:marBottom w:val="0"/>
      <w:divBdr>
        <w:top w:val="none" w:sz="0" w:space="0" w:color="auto"/>
        <w:left w:val="none" w:sz="0" w:space="0" w:color="auto"/>
        <w:bottom w:val="none" w:sz="0" w:space="0" w:color="auto"/>
        <w:right w:val="none" w:sz="0" w:space="0" w:color="auto"/>
      </w:divBdr>
    </w:div>
    <w:div w:id="1057164957">
      <w:bodyDiv w:val="1"/>
      <w:marLeft w:val="0"/>
      <w:marRight w:val="0"/>
      <w:marTop w:val="0"/>
      <w:marBottom w:val="0"/>
      <w:divBdr>
        <w:top w:val="none" w:sz="0" w:space="0" w:color="auto"/>
        <w:left w:val="none" w:sz="0" w:space="0" w:color="auto"/>
        <w:bottom w:val="none" w:sz="0" w:space="0" w:color="auto"/>
        <w:right w:val="none" w:sz="0" w:space="0" w:color="auto"/>
      </w:divBdr>
    </w:div>
    <w:div w:id="1261794514">
      <w:bodyDiv w:val="1"/>
      <w:marLeft w:val="0"/>
      <w:marRight w:val="0"/>
      <w:marTop w:val="0"/>
      <w:marBottom w:val="0"/>
      <w:divBdr>
        <w:top w:val="none" w:sz="0" w:space="0" w:color="auto"/>
        <w:left w:val="none" w:sz="0" w:space="0" w:color="auto"/>
        <w:bottom w:val="none" w:sz="0" w:space="0" w:color="auto"/>
        <w:right w:val="none" w:sz="0" w:space="0" w:color="auto"/>
      </w:divBdr>
    </w:div>
    <w:div w:id="1271201831">
      <w:bodyDiv w:val="1"/>
      <w:marLeft w:val="0"/>
      <w:marRight w:val="0"/>
      <w:marTop w:val="0"/>
      <w:marBottom w:val="0"/>
      <w:divBdr>
        <w:top w:val="none" w:sz="0" w:space="0" w:color="auto"/>
        <w:left w:val="none" w:sz="0" w:space="0" w:color="auto"/>
        <w:bottom w:val="none" w:sz="0" w:space="0" w:color="auto"/>
        <w:right w:val="none" w:sz="0" w:space="0" w:color="auto"/>
      </w:divBdr>
    </w:div>
    <w:div w:id="1294021381">
      <w:bodyDiv w:val="1"/>
      <w:marLeft w:val="0"/>
      <w:marRight w:val="0"/>
      <w:marTop w:val="0"/>
      <w:marBottom w:val="0"/>
      <w:divBdr>
        <w:top w:val="none" w:sz="0" w:space="0" w:color="auto"/>
        <w:left w:val="none" w:sz="0" w:space="0" w:color="auto"/>
        <w:bottom w:val="none" w:sz="0" w:space="0" w:color="auto"/>
        <w:right w:val="none" w:sz="0" w:space="0" w:color="auto"/>
      </w:divBdr>
    </w:div>
    <w:div w:id="1302885066">
      <w:bodyDiv w:val="1"/>
      <w:marLeft w:val="0"/>
      <w:marRight w:val="0"/>
      <w:marTop w:val="0"/>
      <w:marBottom w:val="0"/>
      <w:divBdr>
        <w:top w:val="none" w:sz="0" w:space="0" w:color="auto"/>
        <w:left w:val="none" w:sz="0" w:space="0" w:color="auto"/>
        <w:bottom w:val="none" w:sz="0" w:space="0" w:color="auto"/>
        <w:right w:val="none" w:sz="0" w:space="0" w:color="auto"/>
      </w:divBdr>
    </w:div>
    <w:div w:id="1309092360">
      <w:bodyDiv w:val="1"/>
      <w:marLeft w:val="0"/>
      <w:marRight w:val="0"/>
      <w:marTop w:val="0"/>
      <w:marBottom w:val="0"/>
      <w:divBdr>
        <w:top w:val="none" w:sz="0" w:space="0" w:color="auto"/>
        <w:left w:val="none" w:sz="0" w:space="0" w:color="auto"/>
        <w:bottom w:val="none" w:sz="0" w:space="0" w:color="auto"/>
        <w:right w:val="none" w:sz="0" w:space="0" w:color="auto"/>
      </w:divBdr>
    </w:div>
    <w:div w:id="1382902841">
      <w:bodyDiv w:val="1"/>
      <w:marLeft w:val="0"/>
      <w:marRight w:val="0"/>
      <w:marTop w:val="0"/>
      <w:marBottom w:val="0"/>
      <w:divBdr>
        <w:top w:val="none" w:sz="0" w:space="0" w:color="auto"/>
        <w:left w:val="none" w:sz="0" w:space="0" w:color="auto"/>
        <w:bottom w:val="none" w:sz="0" w:space="0" w:color="auto"/>
        <w:right w:val="none" w:sz="0" w:space="0" w:color="auto"/>
      </w:divBdr>
    </w:div>
    <w:div w:id="1383287954">
      <w:bodyDiv w:val="1"/>
      <w:marLeft w:val="0"/>
      <w:marRight w:val="0"/>
      <w:marTop w:val="0"/>
      <w:marBottom w:val="0"/>
      <w:divBdr>
        <w:top w:val="none" w:sz="0" w:space="0" w:color="auto"/>
        <w:left w:val="none" w:sz="0" w:space="0" w:color="auto"/>
        <w:bottom w:val="none" w:sz="0" w:space="0" w:color="auto"/>
        <w:right w:val="none" w:sz="0" w:space="0" w:color="auto"/>
      </w:divBdr>
    </w:div>
    <w:div w:id="1523275712">
      <w:bodyDiv w:val="1"/>
      <w:marLeft w:val="0"/>
      <w:marRight w:val="0"/>
      <w:marTop w:val="0"/>
      <w:marBottom w:val="0"/>
      <w:divBdr>
        <w:top w:val="none" w:sz="0" w:space="0" w:color="auto"/>
        <w:left w:val="none" w:sz="0" w:space="0" w:color="auto"/>
        <w:bottom w:val="none" w:sz="0" w:space="0" w:color="auto"/>
        <w:right w:val="none" w:sz="0" w:space="0" w:color="auto"/>
      </w:divBdr>
    </w:div>
    <w:div w:id="1654749729">
      <w:bodyDiv w:val="1"/>
      <w:marLeft w:val="0"/>
      <w:marRight w:val="0"/>
      <w:marTop w:val="0"/>
      <w:marBottom w:val="0"/>
      <w:divBdr>
        <w:top w:val="none" w:sz="0" w:space="0" w:color="auto"/>
        <w:left w:val="none" w:sz="0" w:space="0" w:color="auto"/>
        <w:bottom w:val="none" w:sz="0" w:space="0" w:color="auto"/>
        <w:right w:val="none" w:sz="0" w:space="0" w:color="auto"/>
      </w:divBdr>
    </w:div>
    <w:div w:id="1677883471">
      <w:bodyDiv w:val="1"/>
      <w:marLeft w:val="0"/>
      <w:marRight w:val="0"/>
      <w:marTop w:val="0"/>
      <w:marBottom w:val="0"/>
      <w:divBdr>
        <w:top w:val="none" w:sz="0" w:space="0" w:color="auto"/>
        <w:left w:val="none" w:sz="0" w:space="0" w:color="auto"/>
        <w:bottom w:val="none" w:sz="0" w:space="0" w:color="auto"/>
        <w:right w:val="none" w:sz="0" w:space="0" w:color="auto"/>
      </w:divBdr>
    </w:div>
    <w:div w:id="1697660423">
      <w:bodyDiv w:val="1"/>
      <w:marLeft w:val="0"/>
      <w:marRight w:val="0"/>
      <w:marTop w:val="0"/>
      <w:marBottom w:val="0"/>
      <w:divBdr>
        <w:top w:val="none" w:sz="0" w:space="0" w:color="auto"/>
        <w:left w:val="none" w:sz="0" w:space="0" w:color="auto"/>
        <w:bottom w:val="none" w:sz="0" w:space="0" w:color="auto"/>
        <w:right w:val="none" w:sz="0" w:space="0" w:color="auto"/>
      </w:divBdr>
    </w:div>
    <w:div w:id="1699502068">
      <w:bodyDiv w:val="1"/>
      <w:marLeft w:val="0"/>
      <w:marRight w:val="0"/>
      <w:marTop w:val="0"/>
      <w:marBottom w:val="0"/>
      <w:divBdr>
        <w:top w:val="none" w:sz="0" w:space="0" w:color="auto"/>
        <w:left w:val="none" w:sz="0" w:space="0" w:color="auto"/>
        <w:bottom w:val="none" w:sz="0" w:space="0" w:color="auto"/>
        <w:right w:val="none" w:sz="0" w:space="0" w:color="auto"/>
      </w:divBdr>
    </w:div>
    <w:div w:id="1897203451">
      <w:bodyDiv w:val="1"/>
      <w:marLeft w:val="0"/>
      <w:marRight w:val="0"/>
      <w:marTop w:val="0"/>
      <w:marBottom w:val="0"/>
      <w:divBdr>
        <w:top w:val="none" w:sz="0" w:space="0" w:color="auto"/>
        <w:left w:val="none" w:sz="0" w:space="0" w:color="auto"/>
        <w:bottom w:val="none" w:sz="0" w:space="0" w:color="auto"/>
        <w:right w:val="none" w:sz="0" w:space="0" w:color="auto"/>
      </w:divBdr>
    </w:div>
    <w:div w:id="1924873180">
      <w:bodyDiv w:val="1"/>
      <w:marLeft w:val="0"/>
      <w:marRight w:val="0"/>
      <w:marTop w:val="0"/>
      <w:marBottom w:val="0"/>
      <w:divBdr>
        <w:top w:val="none" w:sz="0" w:space="0" w:color="auto"/>
        <w:left w:val="none" w:sz="0" w:space="0" w:color="auto"/>
        <w:bottom w:val="none" w:sz="0" w:space="0" w:color="auto"/>
        <w:right w:val="none" w:sz="0" w:space="0" w:color="auto"/>
      </w:divBdr>
    </w:div>
    <w:div w:id="1992558761">
      <w:bodyDiv w:val="1"/>
      <w:marLeft w:val="0"/>
      <w:marRight w:val="0"/>
      <w:marTop w:val="0"/>
      <w:marBottom w:val="0"/>
      <w:divBdr>
        <w:top w:val="none" w:sz="0" w:space="0" w:color="auto"/>
        <w:left w:val="none" w:sz="0" w:space="0" w:color="auto"/>
        <w:bottom w:val="none" w:sz="0" w:space="0" w:color="auto"/>
        <w:right w:val="none" w:sz="0" w:space="0" w:color="auto"/>
      </w:divBdr>
    </w:div>
    <w:div w:id="1993943258">
      <w:bodyDiv w:val="1"/>
      <w:marLeft w:val="0"/>
      <w:marRight w:val="0"/>
      <w:marTop w:val="0"/>
      <w:marBottom w:val="0"/>
      <w:divBdr>
        <w:top w:val="none" w:sz="0" w:space="0" w:color="auto"/>
        <w:left w:val="none" w:sz="0" w:space="0" w:color="auto"/>
        <w:bottom w:val="none" w:sz="0" w:space="0" w:color="auto"/>
        <w:right w:val="none" w:sz="0" w:space="0" w:color="auto"/>
      </w:divBdr>
      <w:divsChild>
        <w:div w:id="1726097487">
          <w:marLeft w:val="0"/>
          <w:marRight w:val="0"/>
          <w:marTop w:val="0"/>
          <w:marBottom w:val="0"/>
          <w:divBdr>
            <w:top w:val="none" w:sz="0" w:space="0" w:color="auto"/>
            <w:left w:val="none" w:sz="0" w:space="0" w:color="auto"/>
            <w:bottom w:val="none" w:sz="0" w:space="0" w:color="auto"/>
            <w:right w:val="none" w:sz="0" w:space="0" w:color="auto"/>
          </w:divBdr>
          <w:divsChild>
            <w:div w:id="1219785127">
              <w:marLeft w:val="0"/>
              <w:marRight w:val="0"/>
              <w:marTop w:val="0"/>
              <w:marBottom w:val="0"/>
              <w:divBdr>
                <w:top w:val="none" w:sz="0" w:space="0" w:color="auto"/>
                <w:left w:val="none" w:sz="0" w:space="0" w:color="auto"/>
                <w:bottom w:val="none" w:sz="0" w:space="0" w:color="auto"/>
                <w:right w:val="none" w:sz="0" w:space="0" w:color="auto"/>
              </w:divBdr>
            </w:div>
            <w:div w:id="780881977">
              <w:marLeft w:val="0"/>
              <w:marRight w:val="0"/>
              <w:marTop w:val="0"/>
              <w:marBottom w:val="0"/>
              <w:divBdr>
                <w:top w:val="none" w:sz="0" w:space="0" w:color="auto"/>
                <w:left w:val="none" w:sz="0" w:space="0" w:color="auto"/>
                <w:bottom w:val="none" w:sz="0" w:space="0" w:color="auto"/>
                <w:right w:val="none" w:sz="0" w:space="0" w:color="auto"/>
              </w:divBdr>
            </w:div>
            <w:div w:id="894313657">
              <w:marLeft w:val="0"/>
              <w:marRight w:val="0"/>
              <w:marTop w:val="0"/>
              <w:marBottom w:val="0"/>
              <w:divBdr>
                <w:top w:val="none" w:sz="0" w:space="0" w:color="auto"/>
                <w:left w:val="none" w:sz="0" w:space="0" w:color="auto"/>
                <w:bottom w:val="none" w:sz="0" w:space="0" w:color="auto"/>
                <w:right w:val="none" w:sz="0" w:space="0" w:color="auto"/>
              </w:divBdr>
            </w:div>
            <w:div w:id="1657995281">
              <w:marLeft w:val="0"/>
              <w:marRight w:val="0"/>
              <w:marTop w:val="0"/>
              <w:marBottom w:val="0"/>
              <w:divBdr>
                <w:top w:val="none" w:sz="0" w:space="0" w:color="auto"/>
                <w:left w:val="none" w:sz="0" w:space="0" w:color="auto"/>
                <w:bottom w:val="none" w:sz="0" w:space="0" w:color="auto"/>
                <w:right w:val="none" w:sz="0" w:space="0" w:color="auto"/>
              </w:divBdr>
            </w:div>
            <w:div w:id="240721543">
              <w:marLeft w:val="0"/>
              <w:marRight w:val="0"/>
              <w:marTop w:val="0"/>
              <w:marBottom w:val="0"/>
              <w:divBdr>
                <w:top w:val="none" w:sz="0" w:space="0" w:color="auto"/>
                <w:left w:val="none" w:sz="0" w:space="0" w:color="auto"/>
                <w:bottom w:val="none" w:sz="0" w:space="0" w:color="auto"/>
                <w:right w:val="none" w:sz="0" w:space="0" w:color="auto"/>
              </w:divBdr>
            </w:div>
            <w:div w:id="1047293583">
              <w:marLeft w:val="0"/>
              <w:marRight w:val="0"/>
              <w:marTop w:val="0"/>
              <w:marBottom w:val="0"/>
              <w:divBdr>
                <w:top w:val="none" w:sz="0" w:space="0" w:color="auto"/>
                <w:left w:val="none" w:sz="0" w:space="0" w:color="auto"/>
                <w:bottom w:val="none" w:sz="0" w:space="0" w:color="auto"/>
                <w:right w:val="none" w:sz="0" w:space="0" w:color="auto"/>
              </w:divBdr>
            </w:div>
            <w:div w:id="2067140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48812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JPG"/><Relationship Id="rId21" Type="http://schemas.openxmlformats.org/officeDocument/2006/relationships/image" Target="media/image11.PNG"/><Relationship Id="rId42" Type="http://schemas.openxmlformats.org/officeDocument/2006/relationships/hyperlink" Target="https://developer.here.com/documentation/examples/maps-js" TargetMode="External"/><Relationship Id="rId47" Type="http://schemas.openxmlformats.org/officeDocument/2006/relationships/hyperlink" Target="https://openinfra.dev/about/" TargetMode="External"/><Relationship Id="rId63" Type="http://schemas.openxmlformats.org/officeDocument/2006/relationships/image" Target="media/image21.jpeg"/><Relationship Id="rId68" Type="http://schemas.openxmlformats.org/officeDocument/2006/relationships/image" Target="media/image26.JPG"/><Relationship Id="rId84" Type="http://schemas.openxmlformats.org/officeDocument/2006/relationships/footer" Target="footer1.xml"/><Relationship Id="rId89" Type="http://schemas.openxmlformats.org/officeDocument/2006/relationships/theme" Target="theme/theme1.xml"/><Relationship Id="rId16" Type="http://schemas.openxmlformats.org/officeDocument/2006/relationships/image" Target="media/image6.jpeg"/><Relationship Id="rId11" Type="http://schemas.microsoft.com/office/2018/08/relationships/commentsExtensible" Target="commentsExtensible.xml"/><Relationship Id="rId32" Type="http://schemas.openxmlformats.org/officeDocument/2006/relationships/hyperlink" Target="https://docs.aws.amazon.com/codeguru/detector-library/python/hardcoded-credentials/" TargetMode="External"/><Relationship Id="rId37" Type="http://schemas.openxmlformats.org/officeDocument/2006/relationships/hyperlink" Target="https://www.youtube.com/watch?v=hUBcAaybepA&amp;t=2s&amp;ab_channel=OpenInfraFoundation" TargetMode="External"/><Relationship Id="rId53" Type="http://schemas.openxmlformats.org/officeDocument/2006/relationships/hyperlink" Target="https://ieeexplore.ieee.org/document/8058365" TargetMode="External"/><Relationship Id="rId58" Type="http://schemas.openxmlformats.org/officeDocument/2006/relationships/hyperlink" Target="http://www.transliverpool.com" TargetMode="External"/><Relationship Id="rId74" Type="http://schemas.openxmlformats.org/officeDocument/2006/relationships/image" Target="media/image32.JPG"/><Relationship Id="rId79" Type="http://schemas.openxmlformats.org/officeDocument/2006/relationships/image" Target="media/image37.JPG"/><Relationship Id="rId5" Type="http://schemas.openxmlformats.org/officeDocument/2006/relationships/footnotes" Target="footnotes.xml"/><Relationship Id="rId14" Type="http://schemas.openxmlformats.org/officeDocument/2006/relationships/image" Target="media/image4.JPG"/><Relationship Id="rId22" Type="http://schemas.openxmlformats.org/officeDocument/2006/relationships/image" Target="media/image12.PNG"/><Relationship Id="rId27" Type="http://schemas.openxmlformats.org/officeDocument/2006/relationships/image" Target="media/image17.JPG"/><Relationship Id="rId30" Type="http://schemas.openxmlformats.org/officeDocument/2006/relationships/hyperlink" Target="https://docs.aws.amazon.com/amazondynamodb/latest/developerguide/Introduction.html" TargetMode="External"/><Relationship Id="rId35" Type="http://schemas.openxmlformats.org/officeDocument/2006/relationships/hyperlink" Target="https://docs.aws.amazon.com/AmazonRDS/latest/UserGuide/Welcome.html" TargetMode="External"/><Relationship Id="rId43" Type="http://schemas.openxmlformats.org/officeDocument/2006/relationships/hyperlink" Target="https://learning-oreilly-com.libezproxy.open.ac.uk/library/view/web-design-playground/9781617294402/OEBPS/Text/f01.xhtml" TargetMode="External"/><Relationship Id="rId48" Type="http://schemas.openxmlformats.org/officeDocument/2006/relationships/hyperlink" Target="https://docs.openstack.org/trove/latest/" TargetMode="External"/><Relationship Id="rId56" Type="http://schemas.openxmlformats.org/officeDocument/2006/relationships/hyperlink" Target="https://learning-oreilly-com.libezproxy.open.ac.uk/library/view/mastering-the-requirements/0321419499/title.html" TargetMode="External"/><Relationship Id="rId64" Type="http://schemas.openxmlformats.org/officeDocument/2006/relationships/image" Target="media/image22.jpeg"/><Relationship Id="rId69" Type="http://schemas.openxmlformats.org/officeDocument/2006/relationships/image" Target="media/image27.JPG"/><Relationship Id="rId77" Type="http://schemas.openxmlformats.org/officeDocument/2006/relationships/image" Target="media/image35.JPG"/><Relationship Id="rId8" Type="http://schemas.openxmlformats.org/officeDocument/2006/relationships/comments" Target="comments.xml"/><Relationship Id="rId51" Type="http://schemas.openxmlformats.org/officeDocument/2006/relationships/hyperlink" Target="https://learn2.open.ac.uk/mod/oucontent/view.php?id=2067003&amp;section=3.2" TargetMode="External"/><Relationship Id="rId72" Type="http://schemas.openxmlformats.org/officeDocument/2006/relationships/image" Target="media/image30.JPG"/><Relationship Id="rId80" Type="http://schemas.openxmlformats.org/officeDocument/2006/relationships/image" Target="media/image38.JPG"/><Relationship Id="rId85" Type="http://schemas.openxmlformats.org/officeDocument/2006/relationships/header" Target="header2.xml"/><Relationship Id="rId3"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g"/><Relationship Id="rId33" Type="http://schemas.openxmlformats.org/officeDocument/2006/relationships/hyperlink" Target="https://docs.aws.amazon.com/sdk-for-javascript/v2/developer-guide/welcome.html" TargetMode="External"/><Relationship Id="rId38" Type="http://schemas.openxmlformats.org/officeDocument/2006/relationships/hyperlink" Target="https://www.youtube.com/watch?v=OXGznpKZ_sA&amp;t=11054s" TargetMode="External"/><Relationship Id="rId46" Type="http://schemas.openxmlformats.org/officeDocument/2006/relationships/hyperlink" Target="https://www.sciencedirect.com/science/article/pii/S0166361505001053" TargetMode="External"/><Relationship Id="rId59" Type="http://schemas.openxmlformats.org/officeDocument/2006/relationships/hyperlink" Target="https://validator.w3.org/" TargetMode="External"/><Relationship Id="rId67" Type="http://schemas.openxmlformats.org/officeDocument/2006/relationships/image" Target="media/image25.JPG"/><Relationship Id="rId20" Type="http://schemas.openxmlformats.org/officeDocument/2006/relationships/image" Target="media/image10.PNG"/><Relationship Id="rId41" Type="http://schemas.openxmlformats.org/officeDocument/2006/relationships/hyperlink" Target="https://www.thepinknews.com/2023/03/24/lilah-lilahrpg-posie-parker-kellie-jay-keen-minshull/" TargetMode="External"/><Relationship Id="rId54" Type="http://schemas.openxmlformats.org/officeDocument/2006/relationships/hyperlink" Target="https://ieeexplore.ieee.org/document/7973658" TargetMode="External"/><Relationship Id="rId62" Type="http://schemas.openxmlformats.org/officeDocument/2006/relationships/image" Target="media/image20.jpeg"/><Relationship Id="rId70" Type="http://schemas.openxmlformats.org/officeDocument/2006/relationships/image" Target="media/image28.JPG"/><Relationship Id="rId75" Type="http://schemas.openxmlformats.org/officeDocument/2006/relationships/image" Target="media/image33.JPG"/><Relationship Id="rId83" Type="http://schemas.openxmlformats.org/officeDocument/2006/relationships/header" Target="header1.xml"/><Relationship Id="rId88" Type="http://schemas.microsoft.com/office/2011/relationships/people" Target="peop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eg"/><Relationship Id="rId23" Type="http://schemas.openxmlformats.org/officeDocument/2006/relationships/image" Target="media/image13.JPG"/><Relationship Id="rId28" Type="http://schemas.openxmlformats.org/officeDocument/2006/relationships/hyperlink" Target="https://ieeexplore.ieee.org/document/9677127" TargetMode="External"/><Relationship Id="rId36" Type="http://schemas.openxmlformats.org/officeDocument/2006/relationships/hyperlink" Target="https://go-gale-com.libezproxy.open.ac.uk/ps/i.do?p=AONE&amp;u=tou&amp;id=GALE|A416402592&amp;v=2.1&amp;it=r" TargetMode="External"/><Relationship Id="rId49" Type="http://schemas.openxmlformats.org/officeDocument/2006/relationships/hyperlink" Target="https://www.youtube.com/watch?v=_gWfFEuert8&amp;t=1203s&amp;ab_channel=freeCodeCamp.org" TargetMode="External"/><Relationship Id="rId57" Type="http://schemas.openxmlformats.org/officeDocument/2006/relationships/hyperlink" Target="https://ebookcentral.proquest.com/lib/open/detail.action?docID=5785314" TargetMode="External"/><Relationship Id="rId10" Type="http://schemas.microsoft.com/office/2016/09/relationships/commentsIds" Target="commentsIds.xml"/><Relationship Id="rId31" Type="http://schemas.openxmlformats.org/officeDocument/2006/relationships/hyperlink" Target="https://docs.aws.amazon.com/apigateway/latest/developerguide/welcome.html" TargetMode="External"/><Relationship Id="rId44" Type="http://schemas.openxmlformats.org/officeDocument/2006/relationships/hyperlink" Target="https://www.researchgate.net/publication/278712662_Security_Aspects_of_Database-as-a-Service_DBaaS_in_Cloud_Computing" TargetMode="External"/><Relationship Id="rId52" Type="http://schemas.openxmlformats.org/officeDocument/2006/relationships/hyperlink" Target="https://transsafety.network/posts/far-right-attack-on-honour-oak/" TargetMode="External"/><Relationship Id="rId60" Type="http://schemas.openxmlformats.org/officeDocument/2006/relationships/image" Target="media/image18.gif"/><Relationship Id="rId65" Type="http://schemas.openxmlformats.org/officeDocument/2006/relationships/image" Target="media/image23.JPG"/><Relationship Id="rId73" Type="http://schemas.openxmlformats.org/officeDocument/2006/relationships/image" Target="media/image31.JPG"/><Relationship Id="rId78" Type="http://schemas.openxmlformats.org/officeDocument/2006/relationships/image" Target="media/image36.JPG"/><Relationship Id="rId81" Type="http://schemas.openxmlformats.org/officeDocument/2006/relationships/image" Target="media/image39.JPG"/><Relationship Id="rId86" Type="http://schemas.openxmlformats.org/officeDocument/2006/relationships/footer" Target="footer2.xml"/><Relationship Id="rId4" Type="http://schemas.openxmlformats.org/officeDocument/2006/relationships/webSettings" Target="webSettings.xml"/><Relationship Id="rId9" Type="http://schemas.microsoft.com/office/2011/relationships/commentsExtended" Target="commentsExtended.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library-search.open.ac.uk/permalink/44OPN_INST/j6vapu/cdi_safari_books_v2_9781784393755" TargetMode="External"/><Relationship Id="rId34" Type="http://schemas.openxmlformats.org/officeDocument/2006/relationships/hyperlink" Target="https://docs.aws.amazon.com/sdk-for-javascript/v3/developer-guide/welcome.html" TargetMode="External"/><Relationship Id="rId50" Type="http://schemas.openxmlformats.org/officeDocument/2006/relationships/hyperlink" Target="https://learn1.open.ac.uk/mod/oucontent/view.php?id=15025&amp;section=7.3" TargetMode="External"/><Relationship Id="rId55" Type="http://schemas.openxmlformats.org/officeDocument/2006/relationships/hyperlink" Target="https://www.technologyreview.com/2011/10/31/257406/who-coined-cloud-computing/" TargetMode="External"/><Relationship Id="rId76" Type="http://schemas.openxmlformats.org/officeDocument/2006/relationships/image" Target="media/image34.JPG"/><Relationship Id="rId7" Type="http://schemas.openxmlformats.org/officeDocument/2006/relationships/image" Target="media/image1.jpeg"/><Relationship Id="rId71" Type="http://schemas.openxmlformats.org/officeDocument/2006/relationships/image" Target="media/image29.JPG"/><Relationship Id="rId2" Type="http://schemas.openxmlformats.org/officeDocument/2006/relationships/styles" Target="styles.xml"/><Relationship Id="rId29" Type="http://schemas.openxmlformats.org/officeDocument/2006/relationships/hyperlink" Target="https://aws.amazon.com/dynamodb/pricing/" TargetMode="External"/><Relationship Id="rId24" Type="http://schemas.openxmlformats.org/officeDocument/2006/relationships/image" Target="media/image14.JPG"/><Relationship Id="rId40" Type="http://schemas.openxmlformats.org/officeDocument/2006/relationships/hyperlink" Target="https://www.liverpoolecho.co.uk/news/liverpool-news/trans-lives-at-risk-liverpool-25594158" TargetMode="External"/><Relationship Id="rId45" Type="http://schemas.openxmlformats.org/officeDocument/2006/relationships/hyperlink" Target="https://learning-oreilly-com.libezproxy.open.ac.uk/library/view/the-little-book/9781492048459/" TargetMode="External"/><Relationship Id="rId66" Type="http://schemas.openxmlformats.org/officeDocument/2006/relationships/image" Target="media/image24.JPG"/><Relationship Id="rId87" Type="http://schemas.openxmlformats.org/officeDocument/2006/relationships/fontTable" Target="fontTable.xml"/><Relationship Id="rId61" Type="http://schemas.openxmlformats.org/officeDocument/2006/relationships/image" Target="media/image19.jpg"/><Relationship Id="rId82" Type="http://schemas.openxmlformats.org/officeDocument/2006/relationships/image" Target="media/image40.JPG"/><Relationship Id="rId1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9376</TotalTime>
  <Pages>59</Pages>
  <Words>12268</Words>
  <Characters>69930</Characters>
  <Application>Microsoft Office Word</Application>
  <DocSecurity>0</DocSecurity>
  <Lines>582</Lines>
  <Paragraphs>164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82034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Lucy Morris (Student)</dc:creator>
  <cp:keywords/>
  <dc:description/>
  <cp:lastModifiedBy>Craig Williamson</cp:lastModifiedBy>
  <cp:revision>72</cp:revision>
  <dcterms:created xsi:type="dcterms:W3CDTF">2023-03-24T19:32:00Z</dcterms:created>
  <dcterms:modified xsi:type="dcterms:W3CDTF">2023-07-07T18:00:00Z</dcterms:modified>
</cp:coreProperties>
</file>