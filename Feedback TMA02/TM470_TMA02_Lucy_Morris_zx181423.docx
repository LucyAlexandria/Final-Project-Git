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3084EB7F" w:rsidR="00766074" w:rsidRPr="00411B4D" w:rsidRDefault="00766074" w:rsidP="00411B4D">
      <w:pPr>
        <w:jc w:val="center"/>
        <w:rPr>
          <w:sz w:val="40"/>
          <w:szCs w:val="40"/>
        </w:rPr>
      </w:pPr>
      <w:r w:rsidRPr="00411B4D">
        <w:rPr>
          <w:sz w:val="40"/>
          <w:szCs w:val="40"/>
        </w:rPr>
        <w:t>TM470 – TMA0</w:t>
      </w:r>
      <w:r w:rsidR="00F43DD9">
        <w:rPr>
          <w:sz w:val="40"/>
          <w:szCs w:val="40"/>
        </w:rPr>
        <w:t>2</w:t>
      </w:r>
      <w:r w:rsidRPr="00411B4D">
        <w:rPr>
          <w:sz w:val="40"/>
          <w:szCs w:val="40"/>
        </w:rPr>
        <w:t xml:space="preserve"> – 2</w:t>
      </w:r>
      <w:r w:rsidR="00F43DD9">
        <w:rPr>
          <w:sz w:val="40"/>
          <w:szCs w:val="40"/>
        </w:rPr>
        <w:t>5</w:t>
      </w:r>
      <w:r w:rsidRPr="00411B4D">
        <w:rPr>
          <w:sz w:val="40"/>
          <w:szCs w:val="40"/>
          <w:vertAlign w:val="superscript"/>
        </w:rPr>
        <w:t>th</w:t>
      </w:r>
      <w:r w:rsidRPr="00411B4D">
        <w:rPr>
          <w:sz w:val="40"/>
          <w:szCs w:val="40"/>
        </w:rPr>
        <w:t xml:space="preserve"> </w:t>
      </w:r>
      <w:r w:rsidR="00F43DD9">
        <w:rPr>
          <w:sz w:val="40"/>
          <w:szCs w:val="40"/>
        </w:rPr>
        <w:t>April</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4856CD9E" w:rsidR="00766074" w:rsidRDefault="00411B4D" w:rsidP="00411B4D">
      <w:pPr>
        <w:pStyle w:val="Caption"/>
      </w:pPr>
      <w:r>
        <w:t xml:space="preserve">Figure </w:t>
      </w:r>
      <w:fldSimple w:instr=" SEQ Figure \* ARABIC ">
        <w:r w:rsidR="00014D7D">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60C98616" w14:textId="550E2566" w:rsidR="00014D7D" w:rsidRDefault="000C71ED">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33958597" w:history="1">
            <w:r w:rsidR="00014D7D" w:rsidRPr="00EA34DD">
              <w:rPr>
                <w:rStyle w:val="Hyperlink"/>
                <w:noProof/>
              </w:rPr>
              <w:t>1. Preparation and planning</w:t>
            </w:r>
            <w:r w:rsidR="00014D7D">
              <w:rPr>
                <w:noProof/>
                <w:webHidden/>
              </w:rPr>
              <w:tab/>
            </w:r>
            <w:r w:rsidR="00014D7D">
              <w:rPr>
                <w:noProof/>
                <w:webHidden/>
              </w:rPr>
              <w:fldChar w:fldCharType="begin"/>
            </w:r>
            <w:r w:rsidR="00014D7D">
              <w:rPr>
                <w:noProof/>
                <w:webHidden/>
              </w:rPr>
              <w:instrText xml:space="preserve"> PAGEREF _Toc133958597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2E29EFC8" w14:textId="61C8080A" w:rsidR="00014D7D" w:rsidRDefault="00000000">
          <w:pPr>
            <w:pStyle w:val="TOC2"/>
            <w:tabs>
              <w:tab w:val="right" w:leader="dot" w:pos="9016"/>
            </w:tabs>
            <w:rPr>
              <w:rFonts w:cstheme="minorBidi"/>
              <w:noProof/>
              <w:lang w:val="en-GB" w:eastAsia="en-GB"/>
            </w:rPr>
          </w:pPr>
          <w:hyperlink w:anchor="_Toc133958598" w:history="1">
            <w:r w:rsidR="00014D7D" w:rsidRPr="00EA34DD">
              <w:rPr>
                <w:rStyle w:val="Hyperlink"/>
                <w:noProof/>
              </w:rPr>
              <w:t>1.1 Title and scope</w:t>
            </w:r>
            <w:r w:rsidR="00014D7D">
              <w:rPr>
                <w:noProof/>
                <w:webHidden/>
              </w:rPr>
              <w:tab/>
            </w:r>
            <w:r w:rsidR="00014D7D">
              <w:rPr>
                <w:noProof/>
                <w:webHidden/>
              </w:rPr>
              <w:fldChar w:fldCharType="begin"/>
            </w:r>
            <w:r w:rsidR="00014D7D">
              <w:rPr>
                <w:noProof/>
                <w:webHidden/>
              </w:rPr>
              <w:instrText xml:space="preserve"> PAGEREF _Toc133958598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19E093D1" w14:textId="03FD217D" w:rsidR="00014D7D" w:rsidRDefault="00000000">
          <w:pPr>
            <w:pStyle w:val="TOC3"/>
            <w:tabs>
              <w:tab w:val="right" w:leader="dot" w:pos="9016"/>
            </w:tabs>
            <w:rPr>
              <w:rFonts w:cstheme="minorBidi"/>
              <w:noProof/>
              <w:lang w:val="en-GB" w:eastAsia="en-GB"/>
            </w:rPr>
          </w:pPr>
          <w:hyperlink w:anchor="_Toc133958599" w:history="1">
            <w:r w:rsidR="00014D7D" w:rsidRPr="00EA34DD">
              <w:rPr>
                <w:rStyle w:val="Hyperlink"/>
                <w:noProof/>
              </w:rPr>
              <w:t>1.1.1 Title</w:t>
            </w:r>
            <w:r w:rsidR="00014D7D">
              <w:rPr>
                <w:noProof/>
                <w:webHidden/>
              </w:rPr>
              <w:tab/>
            </w:r>
            <w:r w:rsidR="00014D7D">
              <w:rPr>
                <w:noProof/>
                <w:webHidden/>
              </w:rPr>
              <w:fldChar w:fldCharType="begin"/>
            </w:r>
            <w:r w:rsidR="00014D7D">
              <w:rPr>
                <w:noProof/>
                <w:webHidden/>
              </w:rPr>
              <w:instrText xml:space="preserve"> PAGEREF _Toc133958599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57936954" w14:textId="72AD014E" w:rsidR="00014D7D" w:rsidRDefault="00000000">
          <w:pPr>
            <w:pStyle w:val="TOC3"/>
            <w:tabs>
              <w:tab w:val="right" w:leader="dot" w:pos="9016"/>
            </w:tabs>
            <w:rPr>
              <w:rFonts w:cstheme="minorBidi"/>
              <w:noProof/>
              <w:lang w:val="en-GB" w:eastAsia="en-GB"/>
            </w:rPr>
          </w:pPr>
          <w:hyperlink w:anchor="_Toc133958600" w:history="1">
            <w:r w:rsidR="00014D7D" w:rsidRPr="00EA34DD">
              <w:rPr>
                <w:rStyle w:val="Hyperlink"/>
                <w:noProof/>
              </w:rPr>
              <w:t>1.1.2 Revised description</w:t>
            </w:r>
            <w:r w:rsidR="00014D7D">
              <w:rPr>
                <w:noProof/>
                <w:webHidden/>
              </w:rPr>
              <w:tab/>
            </w:r>
            <w:r w:rsidR="00014D7D">
              <w:rPr>
                <w:noProof/>
                <w:webHidden/>
              </w:rPr>
              <w:fldChar w:fldCharType="begin"/>
            </w:r>
            <w:r w:rsidR="00014D7D">
              <w:rPr>
                <w:noProof/>
                <w:webHidden/>
              </w:rPr>
              <w:instrText xml:space="preserve"> PAGEREF _Toc133958600 \h </w:instrText>
            </w:r>
            <w:r w:rsidR="00014D7D">
              <w:rPr>
                <w:noProof/>
                <w:webHidden/>
              </w:rPr>
            </w:r>
            <w:r w:rsidR="00014D7D">
              <w:rPr>
                <w:noProof/>
                <w:webHidden/>
              </w:rPr>
              <w:fldChar w:fldCharType="separate"/>
            </w:r>
            <w:r w:rsidR="00014D7D">
              <w:rPr>
                <w:noProof/>
                <w:webHidden/>
              </w:rPr>
              <w:t>3</w:t>
            </w:r>
            <w:r w:rsidR="00014D7D">
              <w:rPr>
                <w:noProof/>
                <w:webHidden/>
              </w:rPr>
              <w:fldChar w:fldCharType="end"/>
            </w:r>
          </w:hyperlink>
        </w:p>
        <w:p w14:paraId="4D3CA264" w14:textId="103C95EE" w:rsidR="00014D7D" w:rsidRDefault="00000000">
          <w:pPr>
            <w:pStyle w:val="TOC2"/>
            <w:tabs>
              <w:tab w:val="right" w:leader="dot" w:pos="9016"/>
            </w:tabs>
            <w:rPr>
              <w:rFonts w:cstheme="minorBidi"/>
              <w:noProof/>
              <w:lang w:val="en-GB" w:eastAsia="en-GB"/>
            </w:rPr>
          </w:pPr>
          <w:hyperlink w:anchor="_Toc133958601" w:history="1">
            <w:r w:rsidR="00014D7D" w:rsidRPr="00EA34DD">
              <w:rPr>
                <w:rStyle w:val="Hyperlink"/>
                <w:noProof/>
              </w:rPr>
              <w:t>1.2 Resources</w:t>
            </w:r>
            <w:r w:rsidR="00014D7D">
              <w:rPr>
                <w:noProof/>
                <w:webHidden/>
              </w:rPr>
              <w:tab/>
            </w:r>
            <w:r w:rsidR="00014D7D">
              <w:rPr>
                <w:noProof/>
                <w:webHidden/>
              </w:rPr>
              <w:fldChar w:fldCharType="begin"/>
            </w:r>
            <w:r w:rsidR="00014D7D">
              <w:rPr>
                <w:noProof/>
                <w:webHidden/>
              </w:rPr>
              <w:instrText xml:space="preserve"> PAGEREF _Toc133958601 \h </w:instrText>
            </w:r>
            <w:r w:rsidR="00014D7D">
              <w:rPr>
                <w:noProof/>
                <w:webHidden/>
              </w:rPr>
            </w:r>
            <w:r w:rsidR="00014D7D">
              <w:rPr>
                <w:noProof/>
                <w:webHidden/>
              </w:rPr>
              <w:fldChar w:fldCharType="separate"/>
            </w:r>
            <w:r w:rsidR="00014D7D">
              <w:rPr>
                <w:noProof/>
                <w:webHidden/>
              </w:rPr>
              <w:t>4</w:t>
            </w:r>
            <w:r w:rsidR="00014D7D">
              <w:rPr>
                <w:noProof/>
                <w:webHidden/>
              </w:rPr>
              <w:fldChar w:fldCharType="end"/>
            </w:r>
          </w:hyperlink>
        </w:p>
        <w:p w14:paraId="2A2EBF3B" w14:textId="0AE09DC0" w:rsidR="00014D7D" w:rsidRDefault="00000000">
          <w:pPr>
            <w:pStyle w:val="TOC2"/>
            <w:tabs>
              <w:tab w:val="right" w:leader="dot" w:pos="9016"/>
            </w:tabs>
            <w:rPr>
              <w:rFonts w:cstheme="minorBidi"/>
              <w:noProof/>
              <w:lang w:val="en-GB" w:eastAsia="en-GB"/>
            </w:rPr>
          </w:pPr>
          <w:hyperlink w:anchor="_Toc133958602" w:history="1">
            <w:r w:rsidR="00014D7D" w:rsidRPr="00EA34DD">
              <w:rPr>
                <w:rStyle w:val="Hyperlink"/>
                <w:noProof/>
              </w:rPr>
              <w:t>1.3 Future Plan</w:t>
            </w:r>
            <w:r w:rsidR="00014D7D">
              <w:rPr>
                <w:noProof/>
                <w:webHidden/>
              </w:rPr>
              <w:tab/>
            </w:r>
            <w:r w:rsidR="00014D7D">
              <w:rPr>
                <w:noProof/>
                <w:webHidden/>
              </w:rPr>
              <w:fldChar w:fldCharType="begin"/>
            </w:r>
            <w:r w:rsidR="00014D7D">
              <w:rPr>
                <w:noProof/>
                <w:webHidden/>
              </w:rPr>
              <w:instrText xml:space="preserve"> PAGEREF _Toc133958602 \h </w:instrText>
            </w:r>
            <w:r w:rsidR="00014D7D">
              <w:rPr>
                <w:noProof/>
                <w:webHidden/>
              </w:rPr>
            </w:r>
            <w:r w:rsidR="00014D7D">
              <w:rPr>
                <w:noProof/>
                <w:webHidden/>
              </w:rPr>
              <w:fldChar w:fldCharType="separate"/>
            </w:r>
            <w:r w:rsidR="00014D7D">
              <w:rPr>
                <w:noProof/>
                <w:webHidden/>
              </w:rPr>
              <w:t>6</w:t>
            </w:r>
            <w:r w:rsidR="00014D7D">
              <w:rPr>
                <w:noProof/>
                <w:webHidden/>
              </w:rPr>
              <w:fldChar w:fldCharType="end"/>
            </w:r>
          </w:hyperlink>
        </w:p>
        <w:p w14:paraId="5E6AF94C" w14:textId="526163F9" w:rsidR="00014D7D" w:rsidRDefault="00000000">
          <w:pPr>
            <w:pStyle w:val="TOC1"/>
            <w:tabs>
              <w:tab w:val="right" w:leader="dot" w:pos="9016"/>
            </w:tabs>
            <w:rPr>
              <w:rFonts w:cstheme="minorBidi"/>
              <w:noProof/>
              <w:lang w:val="en-GB" w:eastAsia="en-GB"/>
            </w:rPr>
          </w:pPr>
          <w:hyperlink w:anchor="_Toc133958603" w:history="1">
            <w:r w:rsidR="00014D7D" w:rsidRPr="00EA34DD">
              <w:rPr>
                <w:rStyle w:val="Hyperlink"/>
                <w:noProof/>
              </w:rPr>
              <w:t>2. Project work completed</w:t>
            </w:r>
            <w:r w:rsidR="00014D7D">
              <w:rPr>
                <w:noProof/>
                <w:webHidden/>
              </w:rPr>
              <w:tab/>
            </w:r>
            <w:r w:rsidR="00014D7D">
              <w:rPr>
                <w:noProof/>
                <w:webHidden/>
              </w:rPr>
              <w:fldChar w:fldCharType="begin"/>
            </w:r>
            <w:r w:rsidR="00014D7D">
              <w:rPr>
                <w:noProof/>
                <w:webHidden/>
              </w:rPr>
              <w:instrText xml:space="preserve"> PAGEREF _Toc133958603 \h </w:instrText>
            </w:r>
            <w:r w:rsidR="00014D7D">
              <w:rPr>
                <w:noProof/>
                <w:webHidden/>
              </w:rPr>
            </w:r>
            <w:r w:rsidR="00014D7D">
              <w:rPr>
                <w:noProof/>
                <w:webHidden/>
              </w:rPr>
              <w:fldChar w:fldCharType="separate"/>
            </w:r>
            <w:r w:rsidR="00014D7D">
              <w:rPr>
                <w:noProof/>
                <w:webHidden/>
              </w:rPr>
              <w:t>8</w:t>
            </w:r>
            <w:r w:rsidR="00014D7D">
              <w:rPr>
                <w:noProof/>
                <w:webHidden/>
              </w:rPr>
              <w:fldChar w:fldCharType="end"/>
            </w:r>
          </w:hyperlink>
        </w:p>
        <w:p w14:paraId="48EAC1A9" w14:textId="167C5431" w:rsidR="00014D7D" w:rsidRDefault="00000000">
          <w:pPr>
            <w:pStyle w:val="TOC2"/>
            <w:tabs>
              <w:tab w:val="right" w:leader="dot" w:pos="9016"/>
            </w:tabs>
            <w:rPr>
              <w:rFonts w:cstheme="minorBidi"/>
              <w:noProof/>
              <w:lang w:val="en-GB" w:eastAsia="en-GB"/>
            </w:rPr>
          </w:pPr>
          <w:hyperlink w:anchor="_Toc133958604" w:history="1">
            <w:r w:rsidR="00014D7D" w:rsidRPr="00EA34DD">
              <w:rPr>
                <w:rStyle w:val="Hyperlink"/>
                <w:noProof/>
              </w:rPr>
              <w:t>2.1 Literature review</w:t>
            </w:r>
            <w:r w:rsidR="00014D7D">
              <w:rPr>
                <w:noProof/>
                <w:webHidden/>
              </w:rPr>
              <w:tab/>
            </w:r>
            <w:r w:rsidR="00014D7D">
              <w:rPr>
                <w:noProof/>
                <w:webHidden/>
              </w:rPr>
              <w:fldChar w:fldCharType="begin"/>
            </w:r>
            <w:r w:rsidR="00014D7D">
              <w:rPr>
                <w:noProof/>
                <w:webHidden/>
              </w:rPr>
              <w:instrText xml:space="preserve"> PAGEREF _Toc133958604 \h </w:instrText>
            </w:r>
            <w:r w:rsidR="00014D7D">
              <w:rPr>
                <w:noProof/>
                <w:webHidden/>
              </w:rPr>
            </w:r>
            <w:r w:rsidR="00014D7D">
              <w:rPr>
                <w:noProof/>
                <w:webHidden/>
              </w:rPr>
              <w:fldChar w:fldCharType="separate"/>
            </w:r>
            <w:r w:rsidR="00014D7D">
              <w:rPr>
                <w:noProof/>
                <w:webHidden/>
              </w:rPr>
              <w:t>8</w:t>
            </w:r>
            <w:r w:rsidR="00014D7D">
              <w:rPr>
                <w:noProof/>
                <w:webHidden/>
              </w:rPr>
              <w:fldChar w:fldCharType="end"/>
            </w:r>
          </w:hyperlink>
        </w:p>
        <w:p w14:paraId="71143D32" w14:textId="793C76F3" w:rsidR="00014D7D" w:rsidRDefault="00000000">
          <w:pPr>
            <w:pStyle w:val="TOC3"/>
            <w:tabs>
              <w:tab w:val="right" w:leader="dot" w:pos="9016"/>
            </w:tabs>
            <w:rPr>
              <w:rFonts w:cstheme="minorBidi"/>
              <w:noProof/>
              <w:lang w:val="en-GB" w:eastAsia="en-GB"/>
            </w:rPr>
          </w:pPr>
          <w:hyperlink w:anchor="_Toc133958605" w:history="1">
            <w:r w:rsidR="00014D7D" w:rsidRPr="00EA34DD">
              <w:rPr>
                <w:rStyle w:val="Hyperlink"/>
                <w:noProof/>
              </w:rPr>
              <w:t>2.1.1 Requirements</w:t>
            </w:r>
            <w:r w:rsidR="00014D7D">
              <w:rPr>
                <w:noProof/>
                <w:webHidden/>
              </w:rPr>
              <w:tab/>
            </w:r>
            <w:r w:rsidR="00014D7D">
              <w:rPr>
                <w:noProof/>
                <w:webHidden/>
              </w:rPr>
              <w:fldChar w:fldCharType="begin"/>
            </w:r>
            <w:r w:rsidR="00014D7D">
              <w:rPr>
                <w:noProof/>
                <w:webHidden/>
              </w:rPr>
              <w:instrText xml:space="preserve"> PAGEREF _Toc133958605 \h </w:instrText>
            </w:r>
            <w:r w:rsidR="00014D7D">
              <w:rPr>
                <w:noProof/>
                <w:webHidden/>
              </w:rPr>
            </w:r>
            <w:r w:rsidR="00014D7D">
              <w:rPr>
                <w:noProof/>
                <w:webHidden/>
              </w:rPr>
              <w:fldChar w:fldCharType="separate"/>
            </w:r>
            <w:r w:rsidR="00014D7D">
              <w:rPr>
                <w:noProof/>
                <w:webHidden/>
              </w:rPr>
              <w:t>8</w:t>
            </w:r>
            <w:r w:rsidR="00014D7D">
              <w:rPr>
                <w:noProof/>
                <w:webHidden/>
              </w:rPr>
              <w:fldChar w:fldCharType="end"/>
            </w:r>
          </w:hyperlink>
        </w:p>
        <w:p w14:paraId="307C87F9" w14:textId="7803BC00" w:rsidR="00014D7D" w:rsidRDefault="00000000">
          <w:pPr>
            <w:pStyle w:val="TOC3"/>
            <w:tabs>
              <w:tab w:val="right" w:leader="dot" w:pos="9016"/>
            </w:tabs>
            <w:rPr>
              <w:rFonts w:cstheme="minorBidi"/>
              <w:noProof/>
              <w:lang w:val="en-GB" w:eastAsia="en-GB"/>
            </w:rPr>
          </w:pPr>
          <w:hyperlink w:anchor="_Toc133958606" w:history="1">
            <w:r w:rsidR="00014D7D" w:rsidRPr="00EA34DD">
              <w:rPr>
                <w:rStyle w:val="Hyperlink"/>
                <w:noProof/>
              </w:rPr>
              <w:t>2.1.2 CSS</w:t>
            </w:r>
            <w:r w:rsidR="00014D7D">
              <w:rPr>
                <w:noProof/>
                <w:webHidden/>
              </w:rPr>
              <w:tab/>
            </w:r>
            <w:r w:rsidR="00014D7D">
              <w:rPr>
                <w:noProof/>
                <w:webHidden/>
              </w:rPr>
              <w:fldChar w:fldCharType="begin"/>
            </w:r>
            <w:r w:rsidR="00014D7D">
              <w:rPr>
                <w:noProof/>
                <w:webHidden/>
              </w:rPr>
              <w:instrText xml:space="preserve"> PAGEREF _Toc133958606 \h </w:instrText>
            </w:r>
            <w:r w:rsidR="00014D7D">
              <w:rPr>
                <w:noProof/>
                <w:webHidden/>
              </w:rPr>
            </w:r>
            <w:r w:rsidR="00014D7D">
              <w:rPr>
                <w:noProof/>
                <w:webHidden/>
              </w:rPr>
              <w:fldChar w:fldCharType="separate"/>
            </w:r>
            <w:r w:rsidR="00014D7D">
              <w:rPr>
                <w:noProof/>
                <w:webHidden/>
              </w:rPr>
              <w:t>9</w:t>
            </w:r>
            <w:r w:rsidR="00014D7D">
              <w:rPr>
                <w:noProof/>
                <w:webHidden/>
              </w:rPr>
              <w:fldChar w:fldCharType="end"/>
            </w:r>
          </w:hyperlink>
        </w:p>
        <w:p w14:paraId="34792902" w14:textId="2BEF961E" w:rsidR="00014D7D" w:rsidRDefault="00000000">
          <w:pPr>
            <w:pStyle w:val="TOC2"/>
            <w:tabs>
              <w:tab w:val="right" w:leader="dot" w:pos="9016"/>
            </w:tabs>
            <w:rPr>
              <w:rFonts w:cstheme="minorBidi"/>
              <w:noProof/>
              <w:lang w:val="en-GB" w:eastAsia="en-GB"/>
            </w:rPr>
          </w:pPr>
          <w:hyperlink w:anchor="_Toc133958607" w:history="1">
            <w:r w:rsidR="00014D7D" w:rsidRPr="00EA34DD">
              <w:rPr>
                <w:rStyle w:val="Hyperlink"/>
                <w:noProof/>
              </w:rPr>
              <w:t>2.2 Project Work</w:t>
            </w:r>
            <w:r w:rsidR="00014D7D">
              <w:rPr>
                <w:noProof/>
                <w:webHidden/>
              </w:rPr>
              <w:tab/>
            </w:r>
            <w:r w:rsidR="00014D7D">
              <w:rPr>
                <w:noProof/>
                <w:webHidden/>
              </w:rPr>
              <w:fldChar w:fldCharType="begin"/>
            </w:r>
            <w:r w:rsidR="00014D7D">
              <w:rPr>
                <w:noProof/>
                <w:webHidden/>
              </w:rPr>
              <w:instrText xml:space="preserve"> PAGEREF _Toc133958607 \h </w:instrText>
            </w:r>
            <w:r w:rsidR="00014D7D">
              <w:rPr>
                <w:noProof/>
                <w:webHidden/>
              </w:rPr>
            </w:r>
            <w:r w:rsidR="00014D7D">
              <w:rPr>
                <w:noProof/>
                <w:webHidden/>
              </w:rPr>
              <w:fldChar w:fldCharType="separate"/>
            </w:r>
            <w:r w:rsidR="00014D7D">
              <w:rPr>
                <w:noProof/>
                <w:webHidden/>
              </w:rPr>
              <w:t>10</w:t>
            </w:r>
            <w:r w:rsidR="00014D7D">
              <w:rPr>
                <w:noProof/>
                <w:webHidden/>
              </w:rPr>
              <w:fldChar w:fldCharType="end"/>
            </w:r>
          </w:hyperlink>
        </w:p>
        <w:p w14:paraId="27270B7E" w14:textId="5EC05F7B" w:rsidR="00014D7D" w:rsidRDefault="00000000">
          <w:pPr>
            <w:pStyle w:val="TOC3"/>
            <w:tabs>
              <w:tab w:val="right" w:leader="dot" w:pos="9016"/>
            </w:tabs>
            <w:rPr>
              <w:rFonts w:cstheme="minorBidi"/>
              <w:noProof/>
              <w:lang w:val="en-GB" w:eastAsia="en-GB"/>
            </w:rPr>
          </w:pPr>
          <w:hyperlink w:anchor="_Toc133958608" w:history="1">
            <w:r w:rsidR="00014D7D" w:rsidRPr="00EA34DD">
              <w:rPr>
                <w:rStyle w:val="Hyperlink"/>
                <w:noProof/>
              </w:rPr>
              <w:t>2.2.1 Requirements elicitation</w:t>
            </w:r>
            <w:r w:rsidR="00014D7D">
              <w:rPr>
                <w:noProof/>
                <w:webHidden/>
              </w:rPr>
              <w:tab/>
            </w:r>
            <w:r w:rsidR="00014D7D">
              <w:rPr>
                <w:noProof/>
                <w:webHidden/>
              </w:rPr>
              <w:fldChar w:fldCharType="begin"/>
            </w:r>
            <w:r w:rsidR="00014D7D">
              <w:rPr>
                <w:noProof/>
                <w:webHidden/>
              </w:rPr>
              <w:instrText xml:space="preserve"> PAGEREF _Toc133958608 \h </w:instrText>
            </w:r>
            <w:r w:rsidR="00014D7D">
              <w:rPr>
                <w:noProof/>
                <w:webHidden/>
              </w:rPr>
            </w:r>
            <w:r w:rsidR="00014D7D">
              <w:rPr>
                <w:noProof/>
                <w:webHidden/>
              </w:rPr>
              <w:fldChar w:fldCharType="separate"/>
            </w:r>
            <w:r w:rsidR="00014D7D">
              <w:rPr>
                <w:noProof/>
                <w:webHidden/>
              </w:rPr>
              <w:t>10</w:t>
            </w:r>
            <w:r w:rsidR="00014D7D">
              <w:rPr>
                <w:noProof/>
                <w:webHidden/>
              </w:rPr>
              <w:fldChar w:fldCharType="end"/>
            </w:r>
          </w:hyperlink>
        </w:p>
        <w:p w14:paraId="1FF0AB7B" w14:textId="7B6F0C17" w:rsidR="00014D7D" w:rsidRDefault="00000000">
          <w:pPr>
            <w:pStyle w:val="TOC3"/>
            <w:tabs>
              <w:tab w:val="right" w:leader="dot" w:pos="9016"/>
            </w:tabs>
            <w:rPr>
              <w:rFonts w:cstheme="minorBidi"/>
              <w:noProof/>
              <w:lang w:val="en-GB" w:eastAsia="en-GB"/>
            </w:rPr>
          </w:pPr>
          <w:hyperlink w:anchor="_Toc133958609" w:history="1">
            <w:r w:rsidR="00014D7D" w:rsidRPr="00EA34DD">
              <w:rPr>
                <w:rStyle w:val="Hyperlink"/>
                <w:noProof/>
              </w:rPr>
              <w:t>2.2.2 User Interface design</w:t>
            </w:r>
            <w:r w:rsidR="00014D7D">
              <w:rPr>
                <w:noProof/>
                <w:webHidden/>
              </w:rPr>
              <w:tab/>
            </w:r>
            <w:r w:rsidR="00014D7D">
              <w:rPr>
                <w:noProof/>
                <w:webHidden/>
              </w:rPr>
              <w:fldChar w:fldCharType="begin"/>
            </w:r>
            <w:r w:rsidR="00014D7D">
              <w:rPr>
                <w:noProof/>
                <w:webHidden/>
              </w:rPr>
              <w:instrText xml:space="preserve"> PAGEREF _Toc133958609 \h </w:instrText>
            </w:r>
            <w:r w:rsidR="00014D7D">
              <w:rPr>
                <w:noProof/>
                <w:webHidden/>
              </w:rPr>
            </w:r>
            <w:r w:rsidR="00014D7D">
              <w:rPr>
                <w:noProof/>
                <w:webHidden/>
              </w:rPr>
              <w:fldChar w:fldCharType="separate"/>
            </w:r>
            <w:r w:rsidR="00014D7D">
              <w:rPr>
                <w:noProof/>
                <w:webHidden/>
              </w:rPr>
              <w:t>13</w:t>
            </w:r>
            <w:r w:rsidR="00014D7D">
              <w:rPr>
                <w:noProof/>
                <w:webHidden/>
              </w:rPr>
              <w:fldChar w:fldCharType="end"/>
            </w:r>
          </w:hyperlink>
        </w:p>
        <w:p w14:paraId="6EEF44D4" w14:textId="6FC86756" w:rsidR="00014D7D" w:rsidRDefault="00000000">
          <w:pPr>
            <w:pStyle w:val="TOC1"/>
            <w:tabs>
              <w:tab w:val="right" w:leader="dot" w:pos="9016"/>
            </w:tabs>
            <w:rPr>
              <w:rFonts w:cstheme="minorBidi"/>
              <w:noProof/>
              <w:lang w:val="en-GB" w:eastAsia="en-GB"/>
            </w:rPr>
          </w:pPr>
          <w:hyperlink w:anchor="_Toc133958610" w:history="1">
            <w:r w:rsidR="00014D7D" w:rsidRPr="00EA34DD">
              <w:rPr>
                <w:rStyle w:val="Hyperlink"/>
                <w:noProof/>
              </w:rPr>
              <w:t>3. Review and reflection</w:t>
            </w:r>
            <w:r w:rsidR="00014D7D">
              <w:rPr>
                <w:noProof/>
                <w:webHidden/>
              </w:rPr>
              <w:tab/>
            </w:r>
            <w:r w:rsidR="00014D7D">
              <w:rPr>
                <w:noProof/>
                <w:webHidden/>
              </w:rPr>
              <w:fldChar w:fldCharType="begin"/>
            </w:r>
            <w:r w:rsidR="00014D7D">
              <w:rPr>
                <w:noProof/>
                <w:webHidden/>
              </w:rPr>
              <w:instrText xml:space="preserve"> PAGEREF _Toc133958610 \h </w:instrText>
            </w:r>
            <w:r w:rsidR="00014D7D">
              <w:rPr>
                <w:noProof/>
                <w:webHidden/>
              </w:rPr>
            </w:r>
            <w:r w:rsidR="00014D7D">
              <w:rPr>
                <w:noProof/>
                <w:webHidden/>
              </w:rPr>
              <w:fldChar w:fldCharType="separate"/>
            </w:r>
            <w:r w:rsidR="00014D7D">
              <w:rPr>
                <w:noProof/>
                <w:webHidden/>
              </w:rPr>
              <w:t>17</w:t>
            </w:r>
            <w:r w:rsidR="00014D7D">
              <w:rPr>
                <w:noProof/>
                <w:webHidden/>
              </w:rPr>
              <w:fldChar w:fldCharType="end"/>
            </w:r>
          </w:hyperlink>
        </w:p>
        <w:p w14:paraId="6C306D3A" w14:textId="0F63E112" w:rsidR="00014D7D" w:rsidRDefault="00000000">
          <w:pPr>
            <w:pStyle w:val="TOC2"/>
            <w:tabs>
              <w:tab w:val="right" w:leader="dot" w:pos="9016"/>
            </w:tabs>
            <w:rPr>
              <w:rFonts w:cstheme="minorBidi"/>
              <w:noProof/>
              <w:lang w:val="en-GB" w:eastAsia="en-GB"/>
            </w:rPr>
          </w:pPr>
          <w:hyperlink w:anchor="_Toc133958611" w:history="1">
            <w:r w:rsidR="00014D7D" w:rsidRPr="00EA34DD">
              <w:rPr>
                <w:rStyle w:val="Hyperlink"/>
                <w:noProof/>
              </w:rPr>
              <w:t>3.1 Ways of working</w:t>
            </w:r>
            <w:r w:rsidR="00014D7D">
              <w:rPr>
                <w:noProof/>
                <w:webHidden/>
              </w:rPr>
              <w:tab/>
            </w:r>
            <w:r w:rsidR="00014D7D">
              <w:rPr>
                <w:noProof/>
                <w:webHidden/>
              </w:rPr>
              <w:fldChar w:fldCharType="begin"/>
            </w:r>
            <w:r w:rsidR="00014D7D">
              <w:rPr>
                <w:noProof/>
                <w:webHidden/>
              </w:rPr>
              <w:instrText xml:space="preserve"> PAGEREF _Toc133958611 \h </w:instrText>
            </w:r>
            <w:r w:rsidR="00014D7D">
              <w:rPr>
                <w:noProof/>
                <w:webHidden/>
              </w:rPr>
            </w:r>
            <w:r w:rsidR="00014D7D">
              <w:rPr>
                <w:noProof/>
                <w:webHidden/>
              </w:rPr>
              <w:fldChar w:fldCharType="separate"/>
            </w:r>
            <w:r w:rsidR="00014D7D">
              <w:rPr>
                <w:noProof/>
                <w:webHidden/>
              </w:rPr>
              <w:t>17</w:t>
            </w:r>
            <w:r w:rsidR="00014D7D">
              <w:rPr>
                <w:noProof/>
                <w:webHidden/>
              </w:rPr>
              <w:fldChar w:fldCharType="end"/>
            </w:r>
          </w:hyperlink>
        </w:p>
        <w:p w14:paraId="18DB3FC9" w14:textId="0E47D748" w:rsidR="00014D7D" w:rsidRDefault="00000000">
          <w:pPr>
            <w:pStyle w:val="TOC2"/>
            <w:tabs>
              <w:tab w:val="right" w:leader="dot" w:pos="9016"/>
            </w:tabs>
            <w:rPr>
              <w:rFonts w:cstheme="minorBidi"/>
              <w:noProof/>
              <w:lang w:val="en-GB" w:eastAsia="en-GB"/>
            </w:rPr>
          </w:pPr>
          <w:hyperlink w:anchor="_Toc133958612" w:history="1">
            <w:r w:rsidR="00014D7D" w:rsidRPr="00EA34DD">
              <w:rPr>
                <w:rStyle w:val="Hyperlink"/>
                <w:noProof/>
              </w:rPr>
              <w:t>3.2 Evaluating project management</w:t>
            </w:r>
            <w:r w:rsidR="00014D7D">
              <w:rPr>
                <w:noProof/>
                <w:webHidden/>
              </w:rPr>
              <w:tab/>
            </w:r>
            <w:r w:rsidR="00014D7D">
              <w:rPr>
                <w:noProof/>
                <w:webHidden/>
              </w:rPr>
              <w:fldChar w:fldCharType="begin"/>
            </w:r>
            <w:r w:rsidR="00014D7D">
              <w:rPr>
                <w:noProof/>
                <w:webHidden/>
              </w:rPr>
              <w:instrText xml:space="preserve"> PAGEREF _Toc133958612 \h </w:instrText>
            </w:r>
            <w:r w:rsidR="00014D7D">
              <w:rPr>
                <w:noProof/>
                <w:webHidden/>
              </w:rPr>
            </w:r>
            <w:r w:rsidR="00014D7D">
              <w:rPr>
                <w:noProof/>
                <w:webHidden/>
              </w:rPr>
              <w:fldChar w:fldCharType="separate"/>
            </w:r>
            <w:r w:rsidR="00014D7D">
              <w:rPr>
                <w:noProof/>
                <w:webHidden/>
              </w:rPr>
              <w:t>19</w:t>
            </w:r>
            <w:r w:rsidR="00014D7D">
              <w:rPr>
                <w:noProof/>
                <w:webHidden/>
              </w:rPr>
              <w:fldChar w:fldCharType="end"/>
            </w:r>
          </w:hyperlink>
        </w:p>
        <w:p w14:paraId="2E2AC349" w14:textId="1AEDFC40" w:rsidR="00014D7D" w:rsidRDefault="00000000">
          <w:pPr>
            <w:pStyle w:val="TOC2"/>
            <w:tabs>
              <w:tab w:val="right" w:leader="dot" w:pos="9016"/>
            </w:tabs>
            <w:rPr>
              <w:rFonts w:cstheme="minorBidi"/>
              <w:noProof/>
              <w:lang w:val="en-GB" w:eastAsia="en-GB"/>
            </w:rPr>
          </w:pPr>
          <w:hyperlink w:anchor="_Toc133958613" w:history="1">
            <w:r w:rsidR="00014D7D" w:rsidRPr="00EA34DD">
              <w:rPr>
                <w:rStyle w:val="Hyperlink"/>
                <w:noProof/>
              </w:rPr>
              <w:t>3.3 LSEP and EDI</w:t>
            </w:r>
            <w:r w:rsidR="00014D7D">
              <w:rPr>
                <w:noProof/>
                <w:webHidden/>
              </w:rPr>
              <w:tab/>
            </w:r>
            <w:r w:rsidR="00014D7D">
              <w:rPr>
                <w:noProof/>
                <w:webHidden/>
              </w:rPr>
              <w:fldChar w:fldCharType="begin"/>
            </w:r>
            <w:r w:rsidR="00014D7D">
              <w:rPr>
                <w:noProof/>
                <w:webHidden/>
              </w:rPr>
              <w:instrText xml:space="preserve"> PAGEREF _Toc133958613 \h </w:instrText>
            </w:r>
            <w:r w:rsidR="00014D7D">
              <w:rPr>
                <w:noProof/>
                <w:webHidden/>
              </w:rPr>
            </w:r>
            <w:r w:rsidR="00014D7D">
              <w:rPr>
                <w:noProof/>
                <w:webHidden/>
              </w:rPr>
              <w:fldChar w:fldCharType="separate"/>
            </w:r>
            <w:r w:rsidR="00014D7D">
              <w:rPr>
                <w:noProof/>
                <w:webHidden/>
              </w:rPr>
              <w:t>19</w:t>
            </w:r>
            <w:r w:rsidR="00014D7D">
              <w:rPr>
                <w:noProof/>
                <w:webHidden/>
              </w:rPr>
              <w:fldChar w:fldCharType="end"/>
            </w:r>
          </w:hyperlink>
        </w:p>
        <w:p w14:paraId="39928303" w14:textId="7A7EAF5F" w:rsidR="00014D7D" w:rsidRDefault="00000000">
          <w:pPr>
            <w:pStyle w:val="TOC1"/>
            <w:tabs>
              <w:tab w:val="right" w:leader="dot" w:pos="9016"/>
            </w:tabs>
            <w:rPr>
              <w:rFonts w:cstheme="minorBidi"/>
              <w:noProof/>
              <w:lang w:val="en-GB" w:eastAsia="en-GB"/>
            </w:rPr>
          </w:pPr>
          <w:hyperlink w:anchor="_Toc133958614" w:history="1">
            <w:r w:rsidR="00014D7D" w:rsidRPr="00EA34DD">
              <w:rPr>
                <w:rStyle w:val="Hyperlink"/>
                <w:noProof/>
              </w:rPr>
              <w:t>4. References</w:t>
            </w:r>
            <w:r w:rsidR="00014D7D">
              <w:rPr>
                <w:noProof/>
                <w:webHidden/>
              </w:rPr>
              <w:tab/>
            </w:r>
            <w:r w:rsidR="00014D7D">
              <w:rPr>
                <w:noProof/>
                <w:webHidden/>
              </w:rPr>
              <w:fldChar w:fldCharType="begin"/>
            </w:r>
            <w:r w:rsidR="00014D7D">
              <w:rPr>
                <w:noProof/>
                <w:webHidden/>
              </w:rPr>
              <w:instrText xml:space="preserve"> PAGEREF _Toc133958614 \h </w:instrText>
            </w:r>
            <w:r w:rsidR="00014D7D">
              <w:rPr>
                <w:noProof/>
                <w:webHidden/>
              </w:rPr>
            </w:r>
            <w:r w:rsidR="00014D7D">
              <w:rPr>
                <w:noProof/>
                <w:webHidden/>
              </w:rPr>
              <w:fldChar w:fldCharType="separate"/>
            </w:r>
            <w:r w:rsidR="00014D7D">
              <w:rPr>
                <w:noProof/>
                <w:webHidden/>
              </w:rPr>
              <w:t>21</w:t>
            </w:r>
            <w:r w:rsidR="00014D7D">
              <w:rPr>
                <w:noProof/>
                <w:webHidden/>
              </w:rPr>
              <w:fldChar w:fldCharType="end"/>
            </w:r>
          </w:hyperlink>
        </w:p>
        <w:p w14:paraId="44B8EC79" w14:textId="45A49203" w:rsidR="00014D7D" w:rsidRDefault="00000000">
          <w:pPr>
            <w:pStyle w:val="TOC1"/>
            <w:tabs>
              <w:tab w:val="right" w:leader="dot" w:pos="9016"/>
            </w:tabs>
            <w:rPr>
              <w:rFonts w:cstheme="minorBidi"/>
              <w:noProof/>
              <w:lang w:val="en-GB" w:eastAsia="en-GB"/>
            </w:rPr>
          </w:pPr>
          <w:hyperlink w:anchor="_Toc133958615" w:history="1">
            <w:r w:rsidR="00014D7D" w:rsidRPr="00EA34DD">
              <w:rPr>
                <w:rStyle w:val="Hyperlink"/>
                <w:noProof/>
              </w:rPr>
              <w:t>5. Appendix A: Questionnaire</w:t>
            </w:r>
            <w:r w:rsidR="00014D7D">
              <w:rPr>
                <w:noProof/>
                <w:webHidden/>
              </w:rPr>
              <w:tab/>
            </w:r>
            <w:r w:rsidR="00014D7D">
              <w:rPr>
                <w:noProof/>
                <w:webHidden/>
              </w:rPr>
              <w:fldChar w:fldCharType="begin"/>
            </w:r>
            <w:r w:rsidR="00014D7D">
              <w:rPr>
                <w:noProof/>
                <w:webHidden/>
              </w:rPr>
              <w:instrText xml:space="preserve"> PAGEREF _Toc133958615 \h </w:instrText>
            </w:r>
            <w:r w:rsidR="00014D7D">
              <w:rPr>
                <w:noProof/>
                <w:webHidden/>
              </w:rPr>
            </w:r>
            <w:r w:rsidR="00014D7D">
              <w:rPr>
                <w:noProof/>
                <w:webHidden/>
              </w:rPr>
              <w:fldChar w:fldCharType="separate"/>
            </w:r>
            <w:r w:rsidR="00014D7D">
              <w:rPr>
                <w:noProof/>
                <w:webHidden/>
              </w:rPr>
              <w:t>22</w:t>
            </w:r>
            <w:r w:rsidR="00014D7D">
              <w:rPr>
                <w:noProof/>
                <w:webHidden/>
              </w:rPr>
              <w:fldChar w:fldCharType="end"/>
            </w:r>
          </w:hyperlink>
        </w:p>
        <w:p w14:paraId="7615CC17" w14:textId="0554A465"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796532E5" w14:textId="3A5E7793" w:rsidR="00080865" w:rsidRDefault="00080865"/>
    <w:p w14:paraId="551E09F5" w14:textId="7C70E7BF" w:rsidR="00080865" w:rsidRDefault="00080865"/>
    <w:p w14:paraId="1277923C" w14:textId="1031C76A" w:rsidR="00080865" w:rsidRDefault="00080865"/>
    <w:p w14:paraId="60BBE926" w14:textId="23EC4720" w:rsidR="00080865" w:rsidRDefault="00080865"/>
    <w:p w14:paraId="3A7154D1" w14:textId="28CFA6A0" w:rsidR="00080865" w:rsidRDefault="00080865"/>
    <w:p w14:paraId="413813A7" w14:textId="1F56CB1B" w:rsidR="00080865" w:rsidRDefault="00080865"/>
    <w:p w14:paraId="5FBA91B0" w14:textId="137406B3" w:rsidR="00080865" w:rsidRDefault="00080865"/>
    <w:p w14:paraId="3783A3B1" w14:textId="77777777" w:rsidR="00F43DD9" w:rsidRDefault="00F43DD9"/>
    <w:p w14:paraId="0E8B1728" w14:textId="41604D98" w:rsidR="00080865" w:rsidRDefault="007A1C37" w:rsidP="00F5468C">
      <w:pPr>
        <w:pStyle w:val="Heading1"/>
      </w:pPr>
      <w:bookmarkStart w:id="0" w:name="_Toc133958597"/>
      <w:r>
        <w:lastRenderedPageBreak/>
        <w:t xml:space="preserve">1. </w:t>
      </w:r>
      <w:r w:rsidR="000C71ED">
        <w:t>Preparation and planning</w:t>
      </w:r>
      <w:bookmarkEnd w:id="0"/>
    </w:p>
    <w:p w14:paraId="589F58BB" w14:textId="79C63CBB" w:rsidR="00F43DD9" w:rsidRDefault="00E84199" w:rsidP="00351972">
      <w:pPr>
        <w:pStyle w:val="Heading2"/>
      </w:pPr>
      <w:bookmarkStart w:id="1" w:name="_Toc133958598"/>
      <w:r>
        <w:t xml:space="preserve">1.1 </w:t>
      </w:r>
      <w:r w:rsidR="00351972">
        <w:t>Title and scope</w:t>
      </w:r>
      <w:bookmarkEnd w:id="1"/>
    </w:p>
    <w:p w14:paraId="4A177B51" w14:textId="4C720794" w:rsidR="00351972" w:rsidRDefault="00351972" w:rsidP="00351972">
      <w:pPr>
        <w:pStyle w:val="Heading3"/>
      </w:pPr>
      <w:bookmarkStart w:id="2" w:name="_Toc133958599"/>
      <w:r>
        <w:t>1.1.1 Title</w:t>
      </w:r>
      <w:bookmarkEnd w:id="2"/>
    </w:p>
    <w:p w14:paraId="425F9DAE" w14:textId="77777777" w:rsidR="004863F1" w:rsidRDefault="004863F1" w:rsidP="004863F1">
      <w:r>
        <w:t>The design of a web application to act as a hub of services for the transgender community in Liverpool</w:t>
      </w:r>
    </w:p>
    <w:p w14:paraId="4A080ADC" w14:textId="23CD671F" w:rsidR="00351972" w:rsidRDefault="00351972" w:rsidP="00351972">
      <w:pPr>
        <w:pStyle w:val="Heading3"/>
      </w:pPr>
      <w:bookmarkStart w:id="3" w:name="_Toc133958600"/>
      <w:commentRangeStart w:id="4"/>
      <w:r>
        <w:t>1.1.2 Revised description</w:t>
      </w:r>
      <w:bookmarkEnd w:id="3"/>
      <w:commentRangeEnd w:id="4"/>
      <w:r w:rsidR="00A2321C">
        <w:rPr>
          <w:rStyle w:val="CommentReference"/>
          <w:rFonts w:asciiTheme="minorHAnsi" w:eastAsiaTheme="minorHAnsi" w:hAnsiTheme="minorHAnsi" w:cstheme="minorBidi"/>
          <w:color w:val="auto"/>
        </w:rPr>
        <w:commentReference w:id="4"/>
      </w:r>
    </w:p>
    <w:p w14:paraId="6C00FD10" w14:textId="77777777"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306E67B3" w:rsidR="00351972" w:rsidRDefault="00964EA9" w:rsidP="00F43DD9">
      <w:r>
        <w:t>The web app will be usable on web browsers and on mobile devices using HTML, CSS, and JavaScript</w:t>
      </w:r>
      <w:r w:rsidR="008E23ED">
        <w:t xml:space="preserve"> and will utilize the OpenStack Trove DBaaS</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 </w:t>
      </w:r>
      <w:r w:rsidR="00D65B8B">
        <w:t xml:space="preserve">The map will also provide directions from the user’s location to the selected service.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The app will be designed such that information will be one way, </w:t>
      </w:r>
      <w:r w:rsidR="001670FF">
        <w:t>to</w:t>
      </w:r>
      <w:r w:rsidR="0027771D">
        <w:t xml:space="preserve"> protect the user’s privacy</w:t>
      </w:r>
      <w:r w:rsidR="001670FF">
        <w:t xml:space="preserve"> and limit the amount of sensitive data stored by the app. 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proofErr w:type="gramStart"/>
      <w:r w:rsidR="0070466E">
        <w:t>Also</w:t>
      </w:r>
      <w:proofErr w:type="gramEnd"/>
      <w:r w:rsidR="0070466E">
        <w:t xml:space="preserve">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0BF97CF6" w14:textId="77777777" w:rsidR="00351972" w:rsidRDefault="00351972" w:rsidP="00F43DD9"/>
    <w:p w14:paraId="05E43980" w14:textId="21E0BE5B" w:rsidR="00351972" w:rsidRDefault="00351972" w:rsidP="00351972">
      <w:pPr>
        <w:pStyle w:val="Heading2"/>
      </w:pPr>
      <w:bookmarkStart w:id="5" w:name="_Toc133958601"/>
      <w:commentRangeStart w:id="6"/>
      <w:r>
        <w:lastRenderedPageBreak/>
        <w:t xml:space="preserve">1.2 </w:t>
      </w:r>
      <w:commentRangeStart w:id="7"/>
      <w:r>
        <w:t>Resources</w:t>
      </w:r>
      <w:bookmarkEnd w:id="5"/>
      <w:commentRangeEnd w:id="6"/>
      <w:r w:rsidR="00A2321C">
        <w:rPr>
          <w:rStyle w:val="CommentReference"/>
          <w:rFonts w:asciiTheme="minorHAnsi" w:eastAsiaTheme="minorHAnsi" w:hAnsiTheme="minorHAnsi" w:cstheme="minorBidi"/>
          <w:color w:val="auto"/>
        </w:rPr>
        <w:commentReference w:id="6"/>
      </w:r>
      <w:commentRangeEnd w:id="7"/>
      <w:r w:rsidR="00A2321C">
        <w:rPr>
          <w:rStyle w:val="CommentReference"/>
          <w:rFonts w:asciiTheme="minorHAnsi" w:eastAsiaTheme="minorHAnsi" w:hAnsiTheme="minorHAnsi" w:cstheme="minorBidi"/>
          <w:color w:val="auto"/>
        </w:rPr>
        <w:commentReference w:id="7"/>
      </w:r>
    </w:p>
    <w:p w14:paraId="45F3709D" w14:textId="0976B7D7" w:rsidR="008A6ACA" w:rsidRDefault="008A6ACA" w:rsidP="008A6ACA">
      <w:r>
        <w:t>The resources focused on previously involved gathering feedback from services and members of the community, and while this is very important for a full release</w:t>
      </w:r>
      <w:r w:rsidR="0005639B">
        <w:t>, for the purposes of this project it has been scaled back. While feedback is important, too much time focused on it would not leave enough time for other aspects of development. T</w:t>
      </w:r>
      <w:r w:rsidR="00251658">
        <w:t>his aspect of the resources list has been condensed and other essential resources added.</w:t>
      </w:r>
    </w:p>
    <w:p w14:paraId="176A3CAE" w14:textId="77777777" w:rsidR="0005639B" w:rsidRDefault="0005639B" w:rsidP="0005639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61A68F8A" w14:textId="77777777" w:rsidR="0005639B" w:rsidRDefault="0005639B" w:rsidP="0005639B">
      <w:pPr>
        <w:pStyle w:val="ListParagraph"/>
        <w:numPr>
          <w:ilvl w:val="1"/>
          <w:numId w:val="11"/>
        </w:numPr>
        <w:spacing w:line="256" w:lineRule="auto"/>
      </w:pPr>
      <w:r>
        <w:t>Can offer feedback about the events system and the ways in which users can contact their service.</w:t>
      </w:r>
    </w:p>
    <w:p w14:paraId="4DDD810A" w14:textId="77777777" w:rsidR="0005639B" w:rsidRDefault="0005639B" w:rsidP="0005639B">
      <w:pPr>
        <w:pStyle w:val="ListParagraph"/>
        <w:numPr>
          <w:ilvl w:val="1"/>
          <w:numId w:val="11"/>
        </w:numPr>
        <w:spacing w:line="256" w:lineRule="auto"/>
      </w:pPr>
      <w:r>
        <w:t>May offer vital perspectives of how the app effects the community</w:t>
      </w:r>
    </w:p>
    <w:p w14:paraId="45AC49A7" w14:textId="77777777" w:rsidR="0005639B" w:rsidRDefault="0005639B" w:rsidP="0005639B">
      <w:pPr>
        <w:pStyle w:val="ListParagraph"/>
        <w:numPr>
          <w:ilvl w:val="1"/>
          <w:numId w:val="11"/>
        </w:numPr>
        <w:spacing w:line="256" w:lineRule="auto"/>
      </w:pPr>
      <w:commentRangeStart w:id="8"/>
      <w:r>
        <w:rPr>
          <w:b/>
          <w:bCs/>
        </w:rPr>
        <w:t>Risk</w:t>
      </w:r>
      <w:r>
        <w:t xml:space="preserve"> (medium impact, medium likelihood): They may be busy and do not wish to engage with giving feedback or may only engage in a limited way. To mitigate this, try to identify which people will be willing to provide feedback and be respectful of their time, to get as much out of any engagements as possible.</w:t>
      </w:r>
      <w:commentRangeEnd w:id="8"/>
      <w:r w:rsidR="00A2321C">
        <w:rPr>
          <w:rStyle w:val="CommentReference"/>
        </w:rPr>
        <w:commentReference w:id="8"/>
      </w:r>
    </w:p>
    <w:p w14:paraId="7D927085" w14:textId="77777777" w:rsidR="0005639B" w:rsidRDefault="0005639B" w:rsidP="0005639B">
      <w:pPr>
        <w:pStyle w:val="ListParagraph"/>
        <w:numPr>
          <w:ilvl w:val="0"/>
          <w:numId w:val="11"/>
        </w:numPr>
        <w:spacing w:line="256" w:lineRule="auto"/>
      </w:pPr>
      <w:r>
        <w:t>Members of the Liverpool trans community</w:t>
      </w:r>
    </w:p>
    <w:p w14:paraId="75F38AE2" w14:textId="77777777" w:rsidR="0005639B" w:rsidRDefault="0005639B" w:rsidP="0005639B">
      <w:pPr>
        <w:pStyle w:val="ListParagraph"/>
        <w:numPr>
          <w:ilvl w:val="1"/>
          <w:numId w:val="11"/>
        </w:numPr>
        <w:spacing w:line="256" w:lineRule="auto"/>
      </w:pPr>
      <w:r>
        <w:t>Different members of the community may have different needs regarding accessing services.</w:t>
      </w:r>
    </w:p>
    <w:p w14:paraId="1B2407F3" w14:textId="77777777" w:rsidR="0005639B" w:rsidRDefault="0005639B" w:rsidP="0005639B">
      <w:pPr>
        <w:pStyle w:val="ListParagraph"/>
        <w:numPr>
          <w:ilvl w:val="1"/>
          <w:numId w:val="11"/>
        </w:numPr>
        <w:spacing w:line="256" w:lineRule="auto"/>
      </w:pPr>
      <w:r>
        <w:t>Could offer feedback on prototypes of the app.</w:t>
      </w:r>
    </w:p>
    <w:p w14:paraId="5051B4E4" w14:textId="4CAADA5C" w:rsidR="0005639B" w:rsidRDefault="0005639B" w:rsidP="0005639B">
      <w:pPr>
        <w:pStyle w:val="ListParagraph"/>
        <w:numPr>
          <w:ilvl w:val="1"/>
          <w:numId w:val="11"/>
        </w:numPr>
        <w:spacing w:line="256" w:lineRule="auto"/>
      </w:pPr>
      <w:r>
        <w:t>May be a source of information about services that should be included.</w:t>
      </w:r>
    </w:p>
    <w:p w14:paraId="5187CB5F" w14:textId="333BD6B6" w:rsidR="009728A9" w:rsidRDefault="009728A9" w:rsidP="0005639B">
      <w:pPr>
        <w:pStyle w:val="ListParagraph"/>
        <w:numPr>
          <w:ilvl w:val="1"/>
          <w:numId w:val="11"/>
        </w:numPr>
        <w:spacing w:line="256" w:lineRule="auto"/>
      </w:pPr>
      <w:r>
        <w:t>The Liverpool Trans Wiki may an essential source of community information about the services, as it documents many of them.</w:t>
      </w:r>
    </w:p>
    <w:p w14:paraId="699570D5" w14:textId="77777777" w:rsidR="0005639B" w:rsidRDefault="0005639B" w:rsidP="0005639B">
      <w:pPr>
        <w:pStyle w:val="ListParagraph"/>
        <w:numPr>
          <w:ilvl w:val="1"/>
          <w:numId w:val="11"/>
        </w:numPr>
        <w:spacing w:line="256" w:lineRule="auto"/>
      </w:pPr>
      <w:r>
        <w:rPr>
          <w:b/>
          <w:bCs/>
        </w:rPr>
        <w:t>Risk</w:t>
      </w:r>
      <w:r>
        <w:t xml:space="preserve"> (medium impact, high likelihood): Feedback may be not useful or relevant. To mitigate this, care must be taken when designing questionnaires with a balance between closed and open questions.</w:t>
      </w:r>
    </w:p>
    <w:p w14:paraId="25168BB3" w14:textId="44E13CE9" w:rsidR="0005639B" w:rsidRDefault="0005639B" w:rsidP="0005639B">
      <w:pPr>
        <w:pStyle w:val="ListParagraph"/>
        <w:numPr>
          <w:ilvl w:val="1"/>
          <w:numId w:val="11"/>
        </w:numPr>
        <w:spacing w:line="256" w:lineRule="auto"/>
      </w:pPr>
      <w:r>
        <w:rPr>
          <w:b/>
          <w:bCs/>
        </w:rPr>
        <w:t>Risk</w:t>
      </w:r>
      <w:r>
        <w:t xml:space="preserve"> (high impact, low likelihood): They do not wish to engage with giving feedback or only engage in a limited way. To mitigate this, likely contributors will be engaged with early on. If necessary, a change to the project lifecycle could be considered.</w:t>
      </w:r>
    </w:p>
    <w:p w14:paraId="0FEA8B8B" w14:textId="4F41C0FF" w:rsidR="0005639B" w:rsidRDefault="0005639B" w:rsidP="0005639B">
      <w:pPr>
        <w:pStyle w:val="ListParagraph"/>
        <w:numPr>
          <w:ilvl w:val="0"/>
          <w:numId w:val="11"/>
        </w:numPr>
        <w:spacing w:line="256" w:lineRule="auto"/>
      </w:pPr>
      <w:r>
        <w:t>Programming languages</w:t>
      </w:r>
    </w:p>
    <w:p w14:paraId="5FB0E352" w14:textId="77777777" w:rsidR="0005639B" w:rsidRDefault="0005639B" w:rsidP="0005639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00DBB26" w14:textId="77777777" w:rsidR="0005639B" w:rsidRDefault="0005639B" w:rsidP="0005639B">
      <w:pPr>
        <w:pStyle w:val="ListParagraph"/>
        <w:numPr>
          <w:ilvl w:val="1"/>
          <w:numId w:val="11"/>
        </w:numPr>
        <w:spacing w:line="256" w:lineRule="auto"/>
      </w:pPr>
      <w:r>
        <w:t>HTML – reasonably proficient, significant problems are not anticipated.</w:t>
      </w:r>
    </w:p>
    <w:p w14:paraId="49D16C08" w14:textId="77777777" w:rsidR="0005639B" w:rsidRDefault="0005639B" w:rsidP="0005639B">
      <w:pPr>
        <w:pStyle w:val="ListParagraph"/>
        <w:numPr>
          <w:ilvl w:val="1"/>
          <w:numId w:val="11"/>
        </w:numPr>
        <w:spacing w:line="256" w:lineRule="auto"/>
      </w:pPr>
      <w:r>
        <w:t>CSS – only minimal experience, may need some time to learn and to use trial and error to achieve goals.</w:t>
      </w:r>
    </w:p>
    <w:p w14:paraId="022A56D6" w14:textId="77777777" w:rsidR="0005639B" w:rsidRDefault="0005639B" w:rsidP="0005639B">
      <w:pPr>
        <w:pStyle w:val="ListParagraph"/>
        <w:numPr>
          <w:ilvl w:val="1"/>
          <w:numId w:val="11"/>
        </w:numPr>
        <w:spacing w:line="256" w:lineRule="auto"/>
      </w:pPr>
      <w:r>
        <w:t>SQL – a small amount of experience that should be sufficient for a simple database, but for anything more complex some learning may be required.</w:t>
      </w:r>
    </w:p>
    <w:p w14:paraId="7A933FE9" w14:textId="09A53E68" w:rsidR="00512CC4" w:rsidRDefault="0005639B" w:rsidP="00512CC4">
      <w:pPr>
        <w:pStyle w:val="ListParagraph"/>
        <w:numPr>
          <w:ilvl w:val="1"/>
          <w:numId w:val="11"/>
        </w:numPr>
        <w:spacing w:line="256" w:lineRule="auto"/>
      </w:pPr>
      <w:r>
        <w:rPr>
          <w:b/>
          <w:bCs/>
        </w:rPr>
        <w:t>Risk</w:t>
      </w:r>
      <w:r>
        <w:t xml:space="preserve"> (medium impact, high likelihood): </w:t>
      </w:r>
      <w:r w:rsidR="00512CC4">
        <w:t xml:space="preserve">Attempting to code non-routine tasks may cause significant delay. </w:t>
      </w:r>
      <w:commentRangeStart w:id="9"/>
      <w:r w:rsidR="00512CC4">
        <w:t>To mitigate this, the schedule will</w:t>
      </w:r>
      <w:r w:rsidR="00FB4219">
        <w:t xml:space="preserve"> be</w:t>
      </w:r>
      <w:r w:rsidR="00512CC4">
        <w:t xml:space="preserve"> adjusted to include skills development as necessary, particularly for CSS.</w:t>
      </w:r>
      <w:commentRangeEnd w:id="9"/>
      <w:r w:rsidR="007231B1">
        <w:rPr>
          <w:rStyle w:val="CommentReference"/>
        </w:rPr>
        <w:commentReference w:id="9"/>
      </w:r>
    </w:p>
    <w:p w14:paraId="45F3BDB6" w14:textId="111FA131" w:rsidR="00512CC4" w:rsidRDefault="00512CC4" w:rsidP="003E5449">
      <w:pPr>
        <w:pStyle w:val="ListParagraph"/>
        <w:numPr>
          <w:ilvl w:val="0"/>
          <w:numId w:val="11"/>
        </w:numPr>
        <w:spacing w:line="256" w:lineRule="auto"/>
      </w:pPr>
      <w:r>
        <w:t>Visual Studio Code</w:t>
      </w:r>
    </w:p>
    <w:p w14:paraId="05778A3B" w14:textId="3BD21585" w:rsidR="003E5449" w:rsidRDefault="003E5449" w:rsidP="003E5449">
      <w:pPr>
        <w:pStyle w:val="ListParagraph"/>
        <w:numPr>
          <w:ilvl w:val="1"/>
          <w:numId w:val="11"/>
        </w:numPr>
        <w:spacing w:line="256" w:lineRule="auto"/>
      </w:pPr>
      <w:r>
        <w:t xml:space="preserve">A </w:t>
      </w:r>
      <w:r w:rsidR="00C14A1B">
        <w:t xml:space="preserve">commonly used </w:t>
      </w:r>
      <w:r>
        <w:t>code editor</w:t>
      </w:r>
      <w:r w:rsidR="00C14A1B">
        <w:t xml:space="preserve"> that will be used throughout the project for all coding purposes.</w:t>
      </w:r>
    </w:p>
    <w:p w14:paraId="2726DC7F" w14:textId="17536ADD" w:rsidR="003E5449" w:rsidRDefault="003E5449" w:rsidP="003E5449">
      <w:pPr>
        <w:pStyle w:val="ListParagraph"/>
        <w:numPr>
          <w:ilvl w:val="1"/>
          <w:numId w:val="11"/>
        </w:numPr>
        <w:spacing w:line="256" w:lineRule="auto"/>
      </w:pPr>
      <w:r w:rsidRPr="00D751DB">
        <w:rPr>
          <w:b/>
          <w:bCs/>
        </w:rPr>
        <w:t>Risk</w:t>
      </w:r>
      <w:r>
        <w:t xml:space="preserve"> (low impact, medium likelihood): </w:t>
      </w:r>
      <w:r w:rsidR="00C14A1B">
        <w:t xml:space="preserve">Since this is the first time using this software, there will be </w:t>
      </w:r>
      <w:r w:rsidR="00D751DB">
        <w:t>some adjustment time to using it. No mitigation should be required since the primary purpose of the software is very similar to other code editors, and any shortcuts learned will only speed up tasks.</w:t>
      </w:r>
    </w:p>
    <w:p w14:paraId="76376F7B" w14:textId="659CFCD0" w:rsidR="00D751DB" w:rsidRDefault="00D751DB" w:rsidP="00D751DB">
      <w:pPr>
        <w:pStyle w:val="ListParagraph"/>
        <w:numPr>
          <w:ilvl w:val="0"/>
          <w:numId w:val="11"/>
        </w:numPr>
        <w:spacing w:line="256" w:lineRule="auto"/>
      </w:pPr>
      <w:r>
        <w:t xml:space="preserve">Cloud </w:t>
      </w:r>
      <w:r w:rsidR="0091178F">
        <w:t>storage</w:t>
      </w:r>
      <w:r>
        <w:t xml:space="preserve"> and version control</w:t>
      </w:r>
    </w:p>
    <w:p w14:paraId="34CFF8BD" w14:textId="652A4947" w:rsidR="00D751DB" w:rsidRDefault="006F574D" w:rsidP="00D751DB">
      <w:pPr>
        <w:pStyle w:val="ListParagraph"/>
        <w:numPr>
          <w:ilvl w:val="1"/>
          <w:numId w:val="11"/>
        </w:numPr>
        <w:spacing w:line="256" w:lineRule="auto"/>
      </w:pPr>
      <w:r>
        <w:lastRenderedPageBreak/>
        <w:t xml:space="preserve">Microsoft OneDrive and GitHub can be used to backup </w:t>
      </w:r>
      <w:r w:rsidR="0091178F">
        <w:t>files in the cloud and continue work between different devices. GitHub also provides version control with branching and reverting.</w:t>
      </w:r>
    </w:p>
    <w:p w14:paraId="074AB3FE" w14:textId="4DC9AAD0" w:rsidR="009728A9" w:rsidRDefault="0091178F" w:rsidP="009728A9">
      <w:pPr>
        <w:pStyle w:val="ListParagraph"/>
        <w:numPr>
          <w:ilvl w:val="1"/>
          <w:numId w:val="11"/>
        </w:numPr>
        <w:spacing w:line="256" w:lineRule="auto"/>
      </w:pPr>
      <w:r w:rsidRPr="006A302F">
        <w:rPr>
          <w:b/>
          <w:bCs/>
        </w:rPr>
        <w:t xml:space="preserve">Risk </w:t>
      </w:r>
      <w:r>
        <w:t xml:space="preserve">(high impact, low likelihood): </w:t>
      </w:r>
      <w:r w:rsidR="006A302F">
        <w:t>Data loss in the cloud, this could be due to several reasons including accidental deletion and server failure. This is not very likely but could be catastrophic to the project if significant amounts of work were lost. To mitigate this, copies of the data will be stored locally on multiple machines as well as in the cloud, so there is no single point of failure.</w:t>
      </w:r>
    </w:p>
    <w:p w14:paraId="0FF6038A" w14:textId="214559C1" w:rsidR="00484173" w:rsidRDefault="009728A9" w:rsidP="006A302F">
      <w:pPr>
        <w:pStyle w:val="ListParagraph"/>
        <w:numPr>
          <w:ilvl w:val="0"/>
          <w:numId w:val="11"/>
        </w:numPr>
        <w:spacing w:line="256" w:lineRule="auto"/>
      </w:pPr>
      <w:r>
        <w:t>OpenStack Trove DBaaS</w:t>
      </w:r>
    </w:p>
    <w:p w14:paraId="7C90F45C" w14:textId="79C01177" w:rsidR="009728A9" w:rsidRDefault="002C0F0B" w:rsidP="009728A9">
      <w:pPr>
        <w:pStyle w:val="ListParagraph"/>
        <w:numPr>
          <w:ilvl w:val="1"/>
          <w:numId w:val="11"/>
        </w:numPr>
        <w:spacing w:line="256" w:lineRule="auto"/>
      </w:pPr>
      <w:r>
        <w:t>A database solution, which is free and open source and will be used to store all the data for the services</w:t>
      </w:r>
    </w:p>
    <w:p w14:paraId="7AD8889D" w14:textId="47CBC213" w:rsidR="00E26A8F" w:rsidRDefault="002C0F0B" w:rsidP="001C4D09">
      <w:pPr>
        <w:pStyle w:val="ListParagraph"/>
        <w:numPr>
          <w:ilvl w:val="1"/>
          <w:numId w:val="11"/>
        </w:numPr>
        <w:spacing w:line="256" w:lineRule="auto"/>
      </w:pPr>
      <w:r w:rsidRPr="002C0F0B">
        <w:rPr>
          <w:b/>
          <w:bCs/>
        </w:rPr>
        <w:t xml:space="preserve">Risk </w:t>
      </w:r>
      <w:r>
        <w:t xml:space="preserve">(medium impact, medium likelihood): </w:t>
      </w:r>
      <w:r w:rsidR="00692EE3">
        <w:t xml:space="preserve">Setup of the database taking longer than anticipated, since previous </w:t>
      </w:r>
      <w:r w:rsidR="00E26A8F">
        <w:t>work with the database was after it had been set up. Mitigate by working on this as soon as possible to ensure there is time to work through any issues.</w:t>
      </w:r>
    </w:p>
    <w:p w14:paraId="508F5A69" w14:textId="48E1205A" w:rsidR="001C4D09" w:rsidRDefault="001C4D09" w:rsidP="001C4D09">
      <w:pPr>
        <w:spacing w:line="256" w:lineRule="auto"/>
      </w:pPr>
    </w:p>
    <w:p w14:paraId="7FA30332" w14:textId="7145E669" w:rsidR="00154722" w:rsidRDefault="00154722" w:rsidP="001C4D09">
      <w:pPr>
        <w:spacing w:line="256" w:lineRule="auto"/>
      </w:pPr>
    </w:p>
    <w:p w14:paraId="21A54ACC" w14:textId="15E88273" w:rsidR="00154722" w:rsidRDefault="00154722" w:rsidP="001C4D09">
      <w:pPr>
        <w:spacing w:line="256" w:lineRule="auto"/>
      </w:pPr>
    </w:p>
    <w:p w14:paraId="13E12CC7" w14:textId="49638B66" w:rsidR="00154722" w:rsidRDefault="00154722" w:rsidP="001C4D09">
      <w:pPr>
        <w:spacing w:line="256" w:lineRule="auto"/>
      </w:pPr>
    </w:p>
    <w:p w14:paraId="0AE7AE2F" w14:textId="4BD0AE67" w:rsidR="00154722" w:rsidRDefault="00154722" w:rsidP="001C4D09">
      <w:pPr>
        <w:spacing w:line="256" w:lineRule="auto"/>
      </w:pPr>
    </w:p>
    <w:p w14:paraId="1FBF760B" w14:textId="7611BEF2" w:rsidR="00154722" w:rsidRDefault="00154722" w:rsidP="001C4D09">
      <w:pPr>
        <w:spacing w:line="256" w:lineRule="auto"/>
      </w:pPr>
    </w:p>
    <w:p w14:paraId="21D74732" w14:textId="2F62E648" w:rsidR="00154722" w:rsidRDefault="00154722" w:rsidP="001C4D09">
      <w:pPr>
        <w:spacing w:line="256" w:lineRule="auto"/>
      </w:pPr>
    </w:p>
    <w:p w14:paraId="002913E1" w14:textId="01618A75" w:rsidR="00154722" w:rsidRDefault="00154722" w:rsidP="001C4D09">
      <w:pPr>
        <w:spacing w:line="256" w:lineRule="auto"/>
      </w:pPr>
    </w:p>
    <w:p w14:paraId="16096DDE" w14:textId="0C94D0A5" w:rsidR="00154722" w:rsidRDefault="00154722" w:rsidP="001C4D09">
      <w:pPr>
        <w:spacing w:line="256" w:lineRule="auto"/>
      </w:pPr>
    </w:p>
    <w:p w14:paraId="4414F506" w14:textId="025FB00F" w:rsidR="00154722" w:rsidRDefault="00154722" w:rsidP="001C4D09">
      <w:pPr>
        <w:spacing w:line="256" w:lineRule="auto"/>
      </w:pPr>
    </w:p>
    <w:p w14:paraId="2BF1E699" w14:textId="7594A489" w:rsidR="00154722" w:rsidRDefault="00154722" w:rsidP="001C4D09">
      <w:pPr>
        <w:spacing w:line="256" w:lineRule="auto"/>
      </w:pPr>
    </w:p>
    <w:p w14:paraId="627902A5" w14:textId="2E24D4D2" w:rsidR="00154722" w:rsidRDefault="00154722" w:rsidP="001C4D09">
      <w:pPr>
        <w:spacing w:line="256" w:lineRule="auto"/>
      </w:pPr>
    </w:p>
    <w:p w14:paraId="56054977" w14:textId="0B63BFFB" w:rsidR="00154722" w:rsidRDefault="00154722" w:rsidP="001C4D09">
      <w:pPr>
        <w:spacing w:line="256" w:lineRule="auto"/>
      </w:pPr>
    </w:p>
    <w:p w14:paraId="0CC8B95B" w14:textId="5D67954F" w:rsidR="00154722" w:rsidRDefault="00154722" w:rsidP="001C4D09">
      <w:pPr>
        <w:spacing w:line="256" w:lineRule="auto"/>
      </w:pPr>
    </w:p>
    <w:p w14:paraId="69D7EAB6" w14:textId="03FF676E" w:rsidR="00154722" w:rsidRDefault="00154722" w:rsidP="001C4D09">
      <w:pPr>
        <w:spacing w:line="256" w:lineRule="auto"/>
      </w:pPr>
    </w:p>
    <w:p w14:paraId="782F9257" w14:textId="05E6A9A2" w:rsidR="00154722" w:rsidRDefault="00154722" w:rsidP="001C4D09">
      <w:pPr>
        <w:spacing w:line="256" w:lineRule="auto"/>
      </w:pPr>
    </w:p>
    <w:p w14:paraId="7D066C10" w14:textId="74AFFAC8" w:rsidR="00154722" w:rsidRDefault="00154722" w:rsidP="001C4D09">
      <w:pPr>
        <w:spacing w:line="256" w:lineRule="auto"/>
      </w:pPr>
    </w:p>
    <w:p w14:paraId="1E34D2E1" w14:textId="6C776B86" w:rsidR="00154722" w:rsidRDefault="00154722" w:rsidP="001C4D09">
      <w:pPr>
        <w:spacing w:line="256" w:lineRule="auto"/>
      </w:pPr>
    </w:p>
    <w:p w14:paraId="3C64D4F0" w14:textId="0863FF0F" w:rsidR="00154722" w:rsidRDefault="00154722" w:rsidP="001C4D09">
      <w:pPr>
        <w:spacing w:line="256" w:lineRule="auto"/>
      </w:pPr>
    </w:p>
    <w:p w14:paraId="7F3C9C37" w14:textId="77777777" w:rsidR="00154722" w:rsidRDefault="00154722" w:rsidP="001C4D09">
      <w:pPr>
        <w:spacing w:line="256" w:lineRule="auto"/>
      </w:pPr>
    </w:p>
    <w:p w14:paraId="787DB29F" w14:textId="77777777" w:rsidR="00E07884" w:rsidRDefault="00E07884" w:rsidP="00E07884">
      <w:pPr>
        <w:sectPr w:rsidR="00E07884" w:rsidSect="00E07884">
          <w:headerReference w:type="default" r:id="rId12"/>
          <w:footerReference w:type="default" r:id="rId13"/>
          <w:headerReference w:type="first" r:id="rId14"/>
          <w:footerReference w:type="first" r:id="rId15"/>
          <w:pgSz w:w="11906" w:h="16838"/>
          <w:pgMar w:top="1440" w:right="1440" w:bottom="1440" w:left="1440" w:header="709" w:footer="709" w:gutter="0"/>
          <w:cols w:space="708"/>
          <w:titlePg/>
          <w:docGrid w:linePitch="360"/>
        </w:sectPr>
      </w:pPr>
    </w:p>
    <w:p w14:paraId="6C00F5D4" w14:textId="7AC942B8" w:rsidR="00E022A8" w:rsidRDefault="00E07884" w:rsidP="00E07884">
      <w:pPr>
        <w:pStyle w:val="Heading2"/>
      </w:pPr>
      <w:bookmarkStart w:id="11" w:name="_Toc133958602"/>
      <w:commentRangeStart w:id="12"/>
      <w:r>
        <w:lastRenderedPageBreak/>
        <w:t>1.3 Future Plan</w:t>
      </w:r>
      <w:bookmarkEnd w:id="11"/>
      <w:commentRangeEnd w:id="12"/>
      <w:r w:rsidR="00A2321C">
        <w:rPr>
          <w:rStyle w:val="CommentReference"/>
          <w:rFonts w:asciiTheme="minorHAnsi" w:eastAsiaTheme="minorHAnsi" w:hAnsiTheme="minorHAnsi" w:cstheme="minorBidi"/>
          <w:color w:val="auto"/>
        </w:rPr>
        <w:commentReference w:id="12"/>
      </w:r>
    </w:p>
    <w:p w14:paraId="5C174FA8" w14:textId="71ADF1FA" w:rsidR="00E07884" w:rsidRDefault="00E07884" w:rsidP="00F43DD9">
      <w:pPr>
        <w:rPr>
          <w:noProof/>
        </w:rPr>
      </w:pPr>
    </w:p>
    <w:p w14:paraId="62C602CB" w14:textId="77777777" w:rsidR="00E07884" w:rsidRDefault="00E07884" w:rsidP="00E07884">
      <w:pPr>
        <w:keepNext/>
      </w:pPr>
      <w:r>
        <w:rPr>
          <w:noProof/>
        </w:rPr>
        <w:drawing>
          <wp:inline distT="0" distB="0" distL="0" distR="0" wp14:anchorId="3A098B8C" wp14:editId="36BCF87E">
            <wp:extent cx="8863330" cy="2282825"/>
            <wp:effectExtent l="0" t="0" r="0" b="3175"/>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8863330" cy="2282825"/>
                    </a:xfrm>
                    <a:prstGeom prst="rect">
                      <a:avLst/>
                    </a:prstGeom>
                  </pic:spPr>
                </pic:pic>
              </a:graphicData>
            </a:graphic>
          </wp:inline>
        </w:drawing>
      </w:r>
    </w:p>
    <w:p w14:paraId="6A760216" w14:textId="293EF1C5" w:rsidR="00E07884" w:rsidRDefault="00E07884" w:rsidP="00E07884">
      <w:pPr>
        <w:pStyle w:val="Caption"/>
        <w:rPr>
          <w:noProof/>
        </w:rPr>
      </w:pPr>
      <w:r>
        <w:t xml:space="preserve">Figure </w:t>
      </w:r>
      <w:fldSimple w:instr=" SEQ Figure \* ARABIC ">
        <w:r w:rsidR="00014D7D">
          <w:rPr>
            <w:noProof/>
          </w:rPr>
          <w:t>2</w:t>
        </w:r>
      </w:fldSimple>
      <w:r>
        <w:t xml:space="preserve"> Schedule of tasks part 1</w:t>
      </w:r>
    </w:p>
    <w:p w14:paraId="0EABC660" w14:textId="77777777" w:rsidR="00E07884" w:rsidRDefault="00E07884" w:rsidP="00F43DD9">
      <w:pPr>
        <w:rPr>
          <w:noProof/>
        </w:rPr>
      </w:pPr>
    </w:p>
    <w:p w14:paraId="09B4BD33" w14:textId="77777777" w:rsidR="00E07884" w:rsidRDefault="00E07884" w:rsidP="00F43DD9">
      <w:pPr>
        <w:rPr>
          <w:noProof/>
        </w:rPr>
      </w:pPr>
    </w:p>
    <w:p w14:paraId="13673043" w14:textId="77777777" w:rsidR="00E07884" w:rsidRDefault="00E07884" w:rsidP="00E07884">
      <w:pPr>
        <w:keepNext/>
      </w:pPr>
      <w:r>
        <w:rPr>
          <w:noProof/>
        </w:rPr>
        <w:lastRenderedPageBreak/>
        <w:drawing>
          <wp:inline distT="0" distB="0" distL="0" distR="0" wp14:anchorId="1EE645A6" wp14:editId="75687B22">
            <wp:extent cx="8863330" cy="3407410"/>
            <wp:effectExtent l="0" t="0" r="0" b="2540"/>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3330" cy="3407410"/>
                    </a:xfrm>
                    <a:prstGeom prst="rect">
                      <a:avLst/>
                    </a:prstGeom>
                  </pic:spPr>
                </pic:pic>
              </a:graphicData>
            </a:graphic>
          </wp:inline>
        </w:drawing>
      </w:r>
    </w:p>
    <w:p w14:paraId="365BCCEC" w14:textId="01AB004F" w:rsidR="00E07884" w:rsidRDefault="00E07884" w:rsidP="00E07884">
      <w:pPr>
        <w:pStyle w:val="Caption"/>
        <w:rPr>
          <w:noProof/>
        </w:rPr>
      </w:pPr>
      <w:r>
        <w:t xml:space="preserve">Figure </w:t>
      </w:r>
      <w:fldSimple w:instr=" SEQ Figure \* ARABIC ">
        <w:r w:rsidR="00014D7D">
          <w:rPr>
            <w:noProof/>
          </w:rPr>
          <w:t>3</w:t>
        </w:r>
      </w:fldSimple>
      <w:r>
        <w:t xml:space="preserve"> Schedule of tasks part 2</w:t>
      </w:r>
    </w:p>
    <w:p w14:paraId="4C9113CA" w14:textId="77777777" w:rsidR="00E07884" w:rsidRDefault="00E07884" w:rsidP="00F43DD9">
      <w:pPr>
        <w:rPr>
          <w:noProof/>
        </w:rPr>
      </w:pPr>
    </w:p>
    <w:p w14:paraId="00213E0C" w14:textId="77777777" w:rsidR="00E07884" w:rsidRDefault="00E07884" w:rsidP="00F43DD9">
      <w:pPr>
        <w:rPr>
          <w:noProof/>
        </w:rPr>
        <w:sectPr w:rsidR="00E07884" w:rsidSect="00E07884">
          <w:pgSz w:w="16838" w:h="11906" w:orient="landscape"/>
          <w:pgMar w:top="1440" w:right="1440" w:bottom="1440" w:left="1440" w:header="709" w:footer="709" w:gutter="0"/>
          <w:cols w:space="708"/>
          <w:titlePg/>
          <w:docGrid w:linePitch="360"/>
        </w:sectPr>
      </w:pPr>
    </w:p>
    <w:p w14:paraId="66EF4B62" w14:textId="11B49AB2" w:rsidR="00147A48" w:rsidRDefault="00147A48" w:rsidP="00147A48">
      <w:pPr>
        <w:pStyle w:val="Heading1"/>
      </w:pPr>
      <w:bookmarkStart w:id="13" w:name="_Toc133958603"/>
      <w:r>
        <w:lastRenderedPageBreak/>
        <w:t>2. Project work completed</w:t>
      </w:r>
      <w:bookmarkEnd w:id="13"/>
    </w:p>
    <w:p w14:paraId="6FA10584" w14:textId="72854E1C" w:rsidR="00F43DD9" w:rsidRDefault="00351972" w:rsidP="00EE74EB">
      <w:pPr>
        <w:pStyle w:val="Heading2"/>
      </w:pPr>
      <w:bookmarkStart w:id="14" w:name="_Toc133958604"/>
      <w:commentRangeStart w:id="15"/>
      <w:r>
        <w:t>2.1 Literature review</w:t>
      </w:r>
      <w:bookmarkEnd w:id="14"/>
      <w:commentRangeEnd w:id="15"/>
      <w:r w:rsidR="00A2321C">
        <w:rPr>
          <w:rStyle w:val="CommentReference"/>
          <w:rFonts w:asciiTheme="minorHAnsi" w:eastAsiaTheme="minorHAnsi" w:hAnsiTheme="minorHAnsi" w:cstheme="minorBidi"/>
          <w:color w:val="auto"/>
        </w:rPr>
        <w:commentReference w:id="15"/>
      </w:r>
    </w:p>
    <w:p w14:paraId="7F126A66" w14:textId="612C102A" w:rsidR="00351972" w:rsidRDefault="00351972" w:rsidP="00EE74EB">
      <w:pPr>
        <w:pStyle w:val="Heading3"/>
      </w:pPr>
      <w:bookmarkStart w:id="16" w:name="_Toc133958605"/>
      <w:r>
        <w:t>2.1.1 Requirements</w:t>
      </w:r>
      <w:bookmarkEnd w:id="16"/>
    </w:p>
    <w:p w14:paraId="64182F0D" w14:textId="2D65C5B5" w:rsidR="001C4D09" w:rsidRDefault="001C4D09" w:rsidP="001C4D09">
      <w:r>
        <w:t>The first part of the literature review was relating to requirements including how to identify them, the differences between functional and non-functional requirements, the</w:t>
      </w:r>
      <w:r w:rsidR="006959BB">
        <w:t>ir elicitation and analysis. This will be crucial to the project, so the goals and boundaries of it are clear</w:t>
      </w:r>
      <w:r w:rsidR="00437371">
        <w:t xml:space="preserve">, what the expected outcomes are and </w:t>
      </w:r>
      <w:r w:rsidR="005861D9">
        <w:t>what characteristics it should have</w:t>
      </w:r>
      <w:r w:rsidR="005B73DE">
        <w:t xml:space="preserve">. The goal was to find sources that cover </w:t>
      </w:r>
      <w:r w:rsidR="00D22D7A">
        <w:t>all</w:t>
      </w:r>
      <w:r w:rsidR="005B73DE">
        <w:t xml:space="preserve"> these aspects of requirements, and unlike other literature reviews</w:t>
      </w:r>
      <w:r w:rsidR="00D22D7A">
        <w:t xml:space="preserve"> for this project</w:t>
      </w:r>
      <w:r w:rsidR="005B73DE">
        <w:t xml:space="preserve"> the </w:t>
      </w:r>
      <w:r w:rsidR="00D22D7A">
        <w:t>date when written</w:t>
      </w:r>
      <w:r w:rsidR="005B73DE">
        <w:t xml:space="preserve"> is less crucial here</w:t>
      </w:r>
      <w:r w:rsidR="00D22D7A">
        <w:t>,</w:t>
      </w:r>
      <w:r w:rsidR="005B73DE">
        <w:t xml:space="preserve"> as this subject has not changed over time in the same way that </w:t>
      </w:r>
      <w:r w:rsidR="00D22D7A">
        <w:t>a technology might.</w:t>
      </w:r>
    </w:p>
    <w:p w14:paraId="29523381" w14:textId="34FD9A48" w:rsidR="00D22D7A" w:rsidRDefault="00D22D7A" w:rsidP="001C4D09">
      <w:r>
        <w:t xml:space="preserve">Nilsson &amp; </w:t>
      </w:r>
      <w:proofErr w:type="spellStart"/>
      <w:r w:rsidRPr="00D22D7A">
        <w:t>Fagerström</w:t>
      </w:r>
      <w:proofErr w:type="spellEnd"/>
      <w:r>
        <w:t xml:space="preserve"> (2006) discuss the analysis of requirements once stakeholders have been consulted and how to </w:t>
      </w:r>
      <w:r w:rsidR="00DA3F2B">
        <w:t>balance</w:t>
      </w:r>
      <w:r>
        <w:t xml:space="preserve"> the</w:t>
      </w:r>
      <w:r w:rsidR="00DA3F2B">
        <w:t>ir potentially</w:t>
      </w:r>
      <w:r>
        <w:t xml:space="preserve"> competing interests to aid in the decision-making process. Furthermore, </w:t>
      </w:r>
      <w:r w:rsidR="009942BC">
        <w:t>they outline a method of analysis</w:t>
      </w:r>
      <w:r>
        <w:t xml:space="preserve"> considers different needs</w:t>
      </w:r>
      <w:r w:rsidR="009942BC">
        <w:t xml:space="preserve"> </w:t>
      </w:r>
      <w:r>
        <w:t>stakeholde</w:t>
      </w:r>
      <w:r w:rsidR="00DA3F2B">
        <w:t>rs</w:t>
      </w:r>
      <w:r>
        <w:t xml:space="preserve"> might have an</w:t>
      </w:r>
      <w:r w:rsidR="009942BC">
        <w:t xml:space="preserve">d the extent to which requirements may meet them. They outline a method of collating </w:t>
      </w:r>
      <w:r w:rsidR="00DA3F2B">
        <w:t>all</w:t>
      </w:r>
      <w:r w:rsidR="009942BC">
        <w:t xml:space="preserve"> this</w:t>
      </w:r>
      <w:r w:rsidR="00DA3F2B">
        <w:t xml:space="preserve"> in</w:t>
      </w:r>
      <w:r w:rsidR="009942BC">
        <w:t xml:space="preserve"> a ‘stakeholder and requirement matrix’</w:t>
      </w:r>
      <w:r w:rsidR="00DA3F2B">
        <w:t xml:space="preserve"> as shown in</w:t>
      </w:r>
      <w:r w:rsidR="00113BDA">
        <w:t xml:space="preserve"> figure 4</w:t>
      </w:r>
      <w:r w:rsidR="00DA3F2B">
        <w:t>.</w:t>
      </w:r>
      <w:r w:rsidR="00805A38">
        <w:t xml:space="preserve"> This piece of literature is a research paper that was published in the Computers in Industry journal and has been widely cited by other academics, so can be seen as a trustworthy source.</w:t>
      </w:r>
    </w:p>
    <w:p w14:paraId="68FCD33B" w14:textId="77777777" w:rsidR="00113BDA" w:rsidRDefault="00D84773" w:rsidP="00113BDA">
      <w:pPr>
        <w:keepNext/>
        <w:jc w:val="center"/>
      </w:pPr>
      <w:r>
        <w:rPr>
          <w:noProof/>
        </w:rPr>
        <w:drawing>
          <wp:inline distT="0" distB="0" distL="0" distR="0" wp14:anchorId="0D768B05" wp14:editId="17BFE9AE">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78E05697" w14:textId="1810BCF4" w:rsidR="00D84773" w:rsidRDefault="00113BDA" w:rsidP="00113BDA">
      <w:pPr>
        <w:pStyle w:val="Caption"/>
        <w:jc w:val="center"/>
      </w:pPr>
      <w:r>
        <w:t xml:space="preserve">Figure </w:t>
      </w:r>
      <w:fldSimple w:instr=" SEQ Figure \* ARABIC ">
        <w:r w:rsidR="00014D7D">
          <w:rPr>
            <w:noProof/>
          </w:rPr>
          <w:t>4</w:t>
        </w:r>
      </w:fldSimple>
      <w:r>
        <w:t xml:space="preserve"> Example Stakeholder and Requirements matrix</w:t>
      </w:r>
    </w:p>
    <w:p w14:paraId="64BE9755" w14:textId="77777777" w:rsidR="00D84773" w:rsidRDefault="00D84773" w:rsidP="00D84773"/>
    <w:p w14:paraId="6B1AF9C2" w14:textId="7200C867" w:rsidR="00DA3F2B" w:rsidRDefault="00805A38" w:rsidP="00DF628B">
      <w:r>
        <w:t xml:space="preserve">Robertson &amp; Robertson (2006) </w:t>
      </w:r>
      <w:r w:rsidR="0087292C">
        <w:t>provide a detailed overview of</w:t>
      </w:r>
      <w:r w:rsidR="00D258A8">
        <w:t xml:space="preserve"> requirements, covering topics such as</w:t>
      </w:r>
      <w:r w:rsidR="0087292C">
        <w:t xml:space="preserve"> what requirements are, why the</w:t>
      </w:r>
      <w:r w:rsidR="00D258A8">
        <w:t>y</w:t>
      </w:r>
      <w:r w:rsidR="0087292C">
        <w:t xml:space="preserve"> are importan</w:t>
      </w:r>
      <w:r w:rsidR="00D84773">
        <w:t>t and</w:t>
      </w:r>
      <w:r w:rsidR="00D258A8">
        <w:t xml:space="preserve"> </w:t>
      </w:r>
      <w:r w:rsidR="00D84773">
        <w:t>the process of</w:t>
      </w:r>
      <w:r w:rsidR="00D258A8">
        <w:t xml:space="preserve"> writ</w:t>
      </w:r>
      <w:r w:rsidR="00D84773">
        <w:t>ing them.</w:t>
      </w:r>
      <w:r w:rsidR="00FB0813">
        <w:t xml:space="preserve"> It also covers the </w:t>
      </w:r>
      <w:proofErr w:type="spellStart"/>
      <w:r w:rsidR="00FB0813">
        <w:t>Volere</w:t>
      </w:r>
      <w:proofErr w:type="spellEnd"/>
      <w:r w:rsidR="001C2483">
        <w:t xml:space="preserve"> Requirements Specification</w:t>
      </w:r>
      <w:r w:rsidR="00FB0813">
        <w:t xml:space="preserve"> Template</w:t>
      </w:r>
      <w:r w:rsidR="001C2483">
        <w:t xml:space="preserve"> that was pioneered by Robertson &amp; Robertson with others, that</w:t>
      </w:r>
      <w:r w:rsidR="00FB0813">
        <w:t xml:space="preserve"> </w:t>
      </w:r>
      <w:r w:rsidR="001C2483">
        <w:t>forms a foundation and structure for requirements</w:t>
      </w:r>
      <w:r w:rsidR="00D84773">
        <w:t xml:space="preserve"> </w:t>
      </w:r>
      <w:r w:rsidR="001C2483">
        <w:t xml:space="preserve">specifications. </w:t>
      </w:r>
      <w:r w:rsidR="00D84773">
        <w:t>This book</w:t>
      </w:r>
      <w:r w:rsidR="00DF628B">
        <w:t xml:space="preserve"> covers important foundational concepts and informed the TM354 module on software engineering, so can be considered a trustworthy source.</w:t>
      </w:r>
    </w:p>
    <w:p w14:paraId="3934EA7E" w14:textId="1C00452B" w:rsidR="00D22D7A" w:rsidRDefault="00DF628B" w:rsidP="001C4D09">
      <w:r>
        <w:t>These sources will provide both different, complimentary ways to consider and analyse requirements</w:t>
      </w:r>
      <w:r w:rsidR="008D5F0B">
        <w:t xml:space="preserve">. Both the stakeholder and requirements matrix and </w:t>
      </w:r>
      <w:proofErr w:type="spellStart"/>
      <w:r w:rsidR="008D5F0B">
        <w:t>Volere</w:t>
      </w:r>
      <w:proofErr w:type="spellEnd"/>
      <w:r w:rsidR="008D5F0B">
        <w:t xml:space="preserve"> template are useful tools that can be utilised, but care must also be taken that they are used in a proportionate way for this </w:t>
      </w:r>
      <w:r w:rsidR="008D5F0B">
        <w:lastRenderedPageBreak/>
        <w:t xml:space="preserve">project. Using them to their full potential would take a very significant amount of time and as previously stated, </w:t>
      </w:r>
      <w:r w:rsidR="00AF051A">
        <w:t>so care must be taken to use shorte</w:t>
      </w:r>
      <w:r w:rsidR="00C13D7A">
        <w:t>ne</w:t>
      </w:r>
      <w:r w:rsidR="00AF051A">
        <w:t xml:space="preserve">d versions which will still be elucidating and provide context for discussion on future. The textbook for TM354: Software Engineering Block 1 Units 1-4 From domain to requirements (The Open University, </w:t>
      </w:r>
      <w:r w:rsidR="00C13D7A">
        <w:t xml:space="preserve">2014) does this with the </w:t>
      </w:r>
      <w:proofErr w:type="spellStart"/>
      <w:r w:rsidR="00C13D7A">
        <w:t>Volere</w:t>
      </w:r>
      <w:proofErr w:type="spellEnd"/>
      <w:r w:rsidR="00C13D7A">
        <w:t xml:space="preserve"> Template and so will be a useful resource as an example of narrowing this down.</w:t>
      </w:r>
    </w:p>
    <w:p w14:paraId="3A1260D6" w14:textId="77777777" w:rsidR="00DA3F2B" w:rsidRDefault="00DA3F2B" w:rsidP="001C4D09"/>
    <w:p w14:paraId="6021CACC" w14:textId="71A801E0" w:rsidR="00F43DD9" w:rsidRDefault="00351972" w:rsidP="00EE74EB">
      <w:pPr>
        <w:pStyle w:val="Heading3"/>
      </w:pPr>
      <w:bookmarkStart w:id="17" w:name="_Toc133958606"/>
      <w:r>
        <w:t>2.1.2 CSS</w:t>
      </w:r>
      <w:bookmarkEnd w:id="17"/>
    </w:p>
    <w:p w14:paraId="15896339" w14:textId="6F533AB4" w:rsidR="007F549E" w:rsidRDefault="007F549E" w:rsidP="007F549E">
      <w:r>
        <w:t>The second part of the literature review was on sources related to</w:t>
      </w:r>
      <w:r w:rsidR="005324B9">
        <w:t xml:space="preserve"> skills development for</w:t>
      </w:r>
      <w:r>
        <w:t xml:space="preserve"> CSS, </w:t>
      </w:r>
      <w:r w:rsidR="005324B9">
        <w:t>to assist in the</w:t>
      </w:r>
      <w:r>
        <w:t xml:space="preserve"> development of the</w:t>
      </w:r>
      <w:r w:rsidR="005324B9">
        <w:t xml:space="preserve"> visual elements of the</w:t>
      </w:r>
      <w:r>
        <w:t xml:space="preserve"> user interfac</w:t>
      </w:r>
      <w:r w:rsidR="005324B9">
        <w:t>e</w:t>
      </w:r>
      <w:r>
        <w:t>. Pr</w:t>
      </w:r>
      <w:r w:rsidR="005324B9">
        <w:t>evious modules such as TM352 did not cover CSS in much detail, so</w:t>
      </w:r>
      <w:r w:rsidR="00816065">
        <w:t xml:space="preserve"> </w:t>
      </w:r>
      <w:r w:rsidR="005324B9">
        <w:t>t</w:t>
      </w:r>
      <w:r w:rsidR="00816065">
        <w:t xml:space="preserve">he goal was to learn enough basic CSS to create a simple, but functional appearance for the app. Since </w:t>
      </w:r>
      <w:r w:rsidR="007440AB">
        <w:t>the CSS language is being continually updated</w:t>
      </w:r>
      <w:r w:rsidR="004726F4">
        <w:t xml:space="preserve">, more recent sources were preferred, though </w:t>
      </w:r>
      <w:r w:rsidR="00A21BC9">
        <w:t xml:space="preserve">some </w:t>
      </w:r>
      <w:r w:rsidR="004726F4">
        <w:t>older sources</w:t>
      </w:r>
      <w:r w:rsidR="00A21BC9">
        <w:t xml:space="preserve"> may still be of use since the basics of the language have stayed the same.</w:t>
      </w:r>
    </w:p>
    <w:p w14:paraId="5AA63D0C" w14:textId="2D3352B2" w:rsidR="00256C24" w:rsidRDefault="00816065" w:rsidP="007F549E">
      <w:r>
        <w:t>G</w:t>
      </w:r>
      <w:r w:rsidR="00A21BC9">
        <w:t>ray</w:t>
      </w:r>
      <w:r w:rsidR="005324B9">
        <w:t xml:space="preserve"> with CSS Tutorial – Full </w:t>
      </w:r>
      <w:r w:rsidR="00F17B81">
        <w:t>Course for Beginners</w:t>
      </w:r>
      <w:r w:rsidR="00A21BC9">
        <w:t xml:space="preserve"> (2022)</w:t>
      </w:r>
      <w:r w:rsidR="00F17B81">
        <w:t>,</w:t>
      </w:r>
      <w:r w:rsidR="00A21BC9">
        <w:t xml:space="preserve"> produced an extensive video tutorial</w:t>
      </w:r>
      <w:r w:rsidR="00256C24">
        <w:t xml:space="preserve"> for </w:t>
      </w:r>
      <w:proofErr w:type="spellStart"/>
      <w:r w:rsidR="00256C24">
        <w:t>freeCodeCamp</w:t>
      </w:r>
      <w:proofErr w:type="spellEnd"/>
      <w:r w:rsidR="00A21BC9">
        <w:t xml:space="preserve"> on CSS starting at the very basics including fonts and colour changes</w:t>
      </w:r>
      <w:r w:rsidR="00256C24">
        <w:t>. It also covers</w:t>
      </w:r>
      <w:r w:rsidR="00A21BC9">
        <w:t xml:space="preserve"> grid </w:t>
      </w:r>
      <w:r w:rsidR="00D250C5">
        <w:t>layout</w:t>
      </w:r>
      <w:r w:rsidR="00A21BC9">
        <w:t xml:space="preserve"> and </w:t>
      </w:r>
      <w:r w:rsidR="00256C24">
        <w:t>flexbox, as well a</w:t>
      </w:r>
      <w:r w:rsidR="00B5322D">
        <w:t xml:space="preserve">s media queries which may be useful to ensure that the app </w:t>
      </w:r>
      <w:r w:rsidR="00F66553">
        <w:t>maintains the intended appearance</w:t>
      </w:r>
      <w:r w:rsidR="00B5322D">
        <w:t xml:space="preserve"> on different devices.</w:t>
      </w:r>
      <w:r w:rsidR="00F17B81">
        <w:t xml:space="preserve"> The tutorial also covers accessibility issues, for example mentioning how code will </w:t>
      </w:r>
      <w:r w:rsidR="00113BDA">
        <w:t>affect</w:t>
      </w:r>
      <w:r w:rsidR="00F17B81">
        <w:t xml:space="preserve"> the way screen readers will read the page, so it also will be a useful resource to ensure</w:t>
      </w:r>
      <w:r w:rsidR="00F66553">
        <w:t xml:space="preserve"> </w:t>
      </w:r>
      <w:proofErr w:type="spellStart"/>
      <w:r w:rsidR="00256C24">
        <w:t>FreeCodeCamp</w:t>
      </w:r>
      <w:proofErr w:type="spellEnd"/>
      <w:r w:rsidR="00F66553">
        <w:t xml:space="preserve"> is a charity founded by a teacher to provide free</w:t>
      </w:r>
      <w:r w:rsidR="00B5322D">
        <w:t xml:space="preserve"> online courses</w:t>
      </w:r>
      <w:r w:rsidR="00F66553">
        <w:t xml:space="preserve"> teaching coding </w:t>
      </w:r>
      <w:r w:rsidR="00BB2406">
        <w:t>and</w:t>
      </w:r>
      <w:r w:rsidR="00C57EC8">
        <w:t xml:space="preserve"> has other learning materials that may be useful going forward for the project, for example on JavaScript</w:t>
      </w:r>
      <w:r w:rsidR="00371556">
        <w:t xml:space="preserve"> and REST APIs</w:t>
      </w:r>
      <w:r w:rsidR="00BB2406">
        <w:t>,</w:t>
      </w:r>
      <w:r w:rsidR="00C57EC8">
        <w:t xml:space="preserve"> if required</w:t>
      </w:r>
      <w:r w:rsidR="00FB2B7A">
        <w:t xml:space="preserve">. </w:t>
      </w:r>
      <w:r w:rsidR="001D562C">
        <w:t>Gray is a lecturer and PhD student at Fort Hays State University and has produced many teaching resources on web development.</w:t>
      </w:r>
      <w:r w:rsidR="00A66235">
        <w:t xml:space="preserve"> This source will be a useful starting place to learn the basics of CSS and could be combined with another source such as a textbook to fill out knowledge gaps as needed.</w:t>
      </w:r>
    </w:p>
    <w:p w14:paraId="71321F8E" w14:textId="69B58B97" w:rsidR="00256C24" w:rsidRDefault="007000EF" w:rsidP="007F549E">
      <w:proofErr w:type="spellStart"/>
      <w:r>
        <w:t>Meiert</w:t>
      </w:r>
      <w:proofErr w:type="spellEnd"/>
      <w:r>
        <w:t xml:space="preserve"> (2015)</w:t>
      </w:r>
      <w:r w:rsidR="00A66235">
        <w:t xml:space="preserve"> in ‘The Little Book of HTML/CSS Coding Guidelines’</w:t>
      </w:r>
      <w:r>
        <w:t xml:space="preserve"> </w:t>
      </w:r>
      <w:r w:rsidR="00A66235">
        <w:t>provides guidelines for coding, explaining good practise and the reasons for it.</w:t>
      </w:r>
      <w:r w:rsidR="006C3E50">
        <w:t xml:space="preserve"> For example</w:t>
      </w:r>
      <w:r w:rsidR="00220FB4">
        <w:t xml:space="preserve">, </w:t>
      </w:r>
      <w:r w:rsidR="006C3E50">
        <w:t>nam</w:t>
      </w:r>
      <w:r w:rsidR="00220FB4">
        <w:t>ing</w:t>
      </w:r>
      <w:r w:rsidR="006C3E50">
        <w:t xml:space="preserve"> classes/IDs so they properly reflect the purpose of an element and are </w:t>
      </w:r>
      <w:r w:rsidR="00EA60A0">
        <w:t>‘as short as possible but as long as necessary’. This will help ensure that the code is consistent and easy to read, both for other people but also for myself as the project goes on</w:t>
      </w:r>
      <w:r w:rsidR="000F563F">
        <w:t>,</w:t>
      </w:r>
      <w:r w:rsidR="00EA60A0">
        <w:t xml:space="preserve"> the amount of code expands</w:t>
      </w:r>
      <w:r w:rsidR="000F563F">
        <w:t xml:space="preserve"> and there is a need to</w:t>
      </w:r>
      <w:r w:rsidR="00EA60A0">
        <w:t xml:space="preserve"> return to code written months earlier. </w:t>
      </w:r>
      <w:r w:rsidR="006D6F6B">
        <w:t>Similarly,</w:t>
      </w:r>
      <w:r w:rsidR="00EA60A0">
        <w:t xml:space="preserve"> the W3C</w:t>
      </w:r>
      <w:r w:rsidR="006D6F6B">
        <w:t xml:space="preserve"> markup</w:t>
      </w:r>
      <w:r w:rsidR="00EA60A0">
        <w:t xml:space="preserve"> validation service (</w:t>
      </w:r>
      <w:r w:rsidR="00EA60A0" w:rsidRPr="006D6F6B">
        <w:t>2023</w:t>
      </w:r>
      <w:r w:rsidR="00EA60A0">
        <w:t xml:space="preserve">) </w:t>
      </w:r>
      <w:r w:rsidR="00171912">
        <w:t>will help ensure the code is valid and using proper syntax.</w:t>
      </w:r>
    </w:p>
    <w:p w14:paraId="7BB21F37" w14:textId="4F135B6B" w:rsidR="000F563F" w:rsidRDefault="00AC21FA" w:rsidP="007F549E">
      <w:r>
        <w:t>There are numerous books on HTML and CSS which would be suitable for</w:t>
      </w:r>
      <w:r w:rsidR="002F0A9E">
        <w:t xml:space="preserve"> skills development for</w:t>
      </w:r>
      <w:r>
        <w:t xml:space="preserve"> this project, so there must be a degree of arbitrary choice when considering which one to use</w:t>
      </w:r>
      <w:r w:rsidR="0065560A">
        <w:t>.</w:t>
      </w:r>
      <w:r w:rsidR="00152E60">
        <w:t xml:space="preserve"> Web Design Playground: HTML and CSS the Interactive Way (</w:t>
      </w:r>
      <w:proofErr w:type="spellStart"/>
      <w:r w:rsidR="00152E60">
        <w:t>McFedries</w:t>
      </w:r>
      <w:proofErr w:type="spellEnd"/>
      <w:r w:rsidR="00152E60">
        <w:t>, 2019) is a more recent one, ensuring that newer updates to the language can be covered if necessary</w:t>
      </w:r>
      <w:r w:rsidR="00B242ED">
        <w:t xml:space="preserve">. </w:t>
      </w:r>
      <w:r w:rsidR="002F0A9E">
        <w:t>Additionally,</w:t>
      </w:r>
      <w:r w:rsidR="00B242ED">
        <w:t xml:space="preserve"> the author has written many other books</w:t>
      </w:r>
      <w:r w:rsidR="00627C0A">
        <w:t xml:space="preserve"> which have sold ‘over four million copies’</w:t>
      </w:r>
      <w:r w:rsidR="00B242ED">
        <w:t xml:space="preserve"> on </w:t>
      </w:r>
      <w:r w:rsidR="00627C0A">
        <w:t>the web development and related topics, so can be considered reliable source when covering</w:t>
      </w:r>
      <w:r w:rsidR="002F0A9E">
        <w:t xml:space="preserve"> an introductory topic. The Book </w:t>
      </w:r>
      <w:r w:rsidR="0019242E">
        <w:t xml:space="preserve">covers </w:t>
      </w:r>
      <w:r w:rsidR="000F5772">
        <w:t xml:space="preserve">the basics of CSS and HTML </w:t>
      </w:r>
      <w:r w:rsidR="00B15659">
        <w:t>including topics such as pseudo-elements and how the cascade and inheritance work.</w:t>
      </w:r>
      <w:r w:rsidR="000F5772">
        <w:t xml:space="preserve"> </w:t>
      </w:r>
    </w:p>
    <w:p w14:paraId="0D74EF95" w14:textId="47D619EB" w:rsidR="00256C24" w:rsidRDefault="003B53CE" w:rsidP="007F549E">
      <w:r>
        <w:t>These sources will give a solid grounding in CSS</w:t>
      </w:r>
      <w:r w:rsidR="00BE3708">
        <w:t>, combining audio-visual and written learning</w:t>
      </w:r>
      <w:r w:rsidR="00694049">
        <w:t xml:space="preserve"> to aid in the skills development required for the project</w:t>
      </w:r>
      <w:r w:rsidR="00BE3708">
        <w:t>. They will also</w:t>
      </w:r>
      <w:r w:rsidR="00122369">
        <w:t xml:space="preserve"> help consider accessibility issues as development continues</w:t>
      </w:r>
      <w:r w:rsidR="00B15659">
        <w:t xml:space="preserve">, to ensure that the app is </w:t>
      </w:r>
      <w:r w:rsidR="00694049">
        <w:t>still pleasant to use for people who use screen readers, have colour blindness or any other potential barriers to using the app.</w:t>
      </w:r>
    </w:p>
    <w:p w14:paraId="2340FF00" w14:textId="77777777" w:rsidR="00BE3708" w:rsidRDefault="00BE3708" w:rsidP="007F549E"/>
    <w:p w14:paraId="33645B7D" w14:textId="759E394A" w:rsidR="00EE74EB" w:rsidRDefault="00EE74EB" w:rsidP="00EE74EB">
      <w:pPr>
        <w:pStyle w:val="Heading2"/>
      </w:pPr>
      <w:bookmarkStart w:id="18" w:name="_Toc133958607"/>
      <w:commentRangeStart w:id="19"/>
      <w:r>
        <w:lastRenderedPageBreak/>
        <w:t xml:space="preserve">2.2 Project </w:t>
      </w:r>
      <w:proofErr w:type="spellStart"/>
      <w:r>
        <w:t>Work</w:t>
      </w:r>
      <w:bookmarkEnd w:id="18"/>
      <w:commentRangeEnd w:id="19"/>
      <w:r w:rsidR="00433EE4">
        <w:rPr>
          <w:rStyle w:val="CommentReference"/>
          <w:rFonts w:asciiTheme="minorHAnsi" w:eastAsiaTheme="minorHAnsi" w:hAnsiTheme="minorHAnsi" w:cstheme="minorBidi"/>
          <w:color w:val="auto"/>
        </w:rPr>
        <w:commentReference w:id="19"/>
      </w:r>
      <w:ins w:id="20" w:author="Craig Williamson" w:date="2023-05-03T20:32:00Z">
        <w:r w:rsidR="00433EE4">
          <w:t>Y</w:t>
        </w:r>
      </w:ins>
      <w:proofErr w:type="spellEnd"/>
    </w:p>
    <w:p w14:paraId="74324CA7" w14:textId="211E1D83" w:rsidR="00EE74EB" w:rsidRDefault="00EE74EB" w:rsidP="00EE74EB">
      <w:pPr>
        <w:pStyle w:val="Heading3"/>
      </w:pPr>
      <w:bookmarkStart w:id="21" w:name="_Toc133958608"/>
      <w:commentRangeStart w:id="22"/>
      <w:r>
        <w:t>2.2.1 Requirements elicitation</w:t>
      </w:r>
      <w:bookmarkEnd w:id="21"/>
      <w:commentRangeEnd w:id="22"/>
      <w:r w:rsidR="00F97242">
        <w:rPr>
          <w:rStyle w:val="CommentReference"/>
          <w:rFonts w:asciiTheme="minorHAnsi" w:eastAsiaTheme="minorHAnsi" w:hAnsiTheme="minorHAnsi" w:cstheme="minorBidi"/>
          <w:color w:val="auto"/>
        </w:rPr>
        <w:commentReference w:id="22"/>
      </w:r>
    </w:p>
    <w:p w14:paraId="25F9D9A1" w14:textId="328C4804" w:rsidR="00EA4437" w:rsidRDefault="00DE2D00" w:rsidP="00EA4437">
      <w:r>
        <w:t xml:space="preserve">Initially </w:t>
      </w:r>
      <w:r w:rsidR="009E6E31">
        <w:t>the</w:t>
      </w:r>
      <w:r w:rsidR="00EA4437">
        <w:t xml:space="preserve"> project description</w:t>
      </w:r>
      <w:r w:rsidR="009E6E31">
        <w:t xml:space="preserve"> was reviewed to identify some potential requirements,</w:t>
      </w:r>
      <w:r>
        <w:t xml:space="preserve"> these</w:t>
      </w:r>
      <w:r w:rsidR="00381799">
        <w:t xml:space="preserve"> would</w:t>
      </w:r>
      <w:r>
        <w:t xml:space="preserve"> represent the outline of what the system</w:t>
      </w:r>
      <w:r w:rsidR="009E6E31">
        <w:t xml:space="preserve"> as initially proposed</w:t>
      </w:r>
      <w:r>
        <w:t xml:space="preserve"> would deliver.</w:t>
      </w:r>
      <w:r w:rsidR="009E6E31">
        <w:t xml:space="preserve"> The next step </w:t>
      </w:r>
      <w:r w:rsidR="00381799">
        <w:t xml:space="preserve">would be to consult with </w:t>
      </w:r>
      <w:r w:rsidR="00AB75B2">
        <w:t xml:space="preserve">stakeholders so that </w:t>
      </w:r>
      <w:r w:rsidR="00381799">
        <w:t>their feedback could potentially</w:t>
      </w:r>
      <w:r>
        <w:t xml:space="preserve"> confirm</w:t>
      </w:r>
      <w:r w:rsidR="00381799">
        <w:t xml:space="preserve"> they were correct</w:t>
      </w:r>
      <w:r w:rsidR="00AB75B2">
        <w:t xml:space="preserve">, </w:t>
      </w:r>
      <w:r w:rsidR="00381799">
        <w:t>remove them entirely,</w:t>
      </w:r>
      <w:r>
        <w:t xml:space="preserve"> </w:t>
      </w:r>
      <w:r w:rsidR="00381799">
        <w:t>or adjust them. These proposed requirements are outlined below.</w:t>
      </w:r>
    </w:p>
    <w:p w14:paraId="22FDCE6D" w14:textId="4DDEFC97" w:rsidR="008C23F9" w:rsidRDefault="008C23F9" w:rsidP="00EA4437">
      <w:r>
        <w:t>The system shall:</w:t>
      </w:r>
    </w:p>
    <w:p w14:paraId="7ED2A131" w14:textId="39ACE78D" w:rsidR="00EA4437" w:rsidRDefault="00DE2D00" w:rsidP="00EA4437">
      <w:pPr>
        <w:pStyle w:val="ListParagraph"/>
        <w:numPr>
          <w:ilvl w:val="0"/>
          <w:numId w:val="10"/>
        </w:numPr>
      </w:pPr>
      <w:commentRangeStart w:id="23"/>
      <w:r>
        <w:t>F</w:t>
      </w:r>
      <w:r w:rsidR="00EA4437">
        <w:t>R</w:t>
      </w:r>
      <w:commentRangeEnd w:id="23"/>
      <w:r w:rsidR="00F97242">
        <w:rPr>
          <w:rStyle w:val="CommentReference"/>
        </w:rPr>
        <w:commentReference w:id="23"/>
      </w:r>
      <w:r w:rsidR="00EA4437">
        <w:t xml:space="preserve">1: </w:t>
      </w:r>
      <w:r w:rsidR="008C23F9">
        <w:t>d</w:t>
      </w:r>
      <w:r w:rsidR="00EA4437">
        <w:t>isplay services for the transgender community in Liverpool on a map</w:t>
      </w:r>
      <w:r w:rsidR="008C23F9">
        <w:t>.</w:t>
      </w:r>
    </w:p>
    <w:p w14:paraId="33247FA2" w14:textId="393BE8C3" w:rsidR="00EA4437" w:rsidRDefault="00DE2D00" w:rsidP="00EA4437">
      <w:pPr>
        <w:pStyle w:val="ListParagraph"/>
        <w:numPr>
          <w:ilvl w:val="0"/>
          <w:numId w:val="10"/>
        </w:numPr>
      </w:pPr>
      <w:r>
        <w:t>F</w:t>
      </w:r>
      <w:r w:rsidR="00EA4437">
        <w:t xml:space="preserve">R2: </w:t>
      </w:r>
      <w:r w:rsidR="008C23F9">
        <w:t>provide i</w:t>
      </w:r>
      <w:r w:rsidR="00EA4437">
        <w:t>nformation and contact details</w:t>
      </w:r>
      <w:r w:rsidR="008C23F9">
        <w:t xml:space="preserve"> for each service.</w:t>
      </w:r>
    </w:p>
    <w:p w14:paraId="42EE6826" w14:textId="4A5D40D4" w:rsidR="008C23F9" w:rsidRDefault="00DE2D00" w:rsidP="00EA4437">
      <w:pPr>
        <w:pStyle w:val="ListParagraph"/>
        <w:numPr>
          <w:ilvl w:val="0"/>
          <w:numId w:val="10"/>
        </w:numPr>
      </w:pPr>
      <w:r>
        <w:t>F</w:t>
      </w:r>
      <w:r w:rsidR="008C23F9">
        <w:t>R3: have tags to show or hide the services displayed on the map.</w:t>
      </w:r>
    </w:p>
    <w:p w14:paraId="61B4E2EB" w14:textId="768CE37F" w:rsidR="008C23F9" w:rsidRDefault="00DE2D00" w:rsidP="008C23F9">
      <w:pPr>
        <w:pStyle w:val="ListParagraph"/>
        <w:numPr>
          <w:ilvl w:val="0"/>
          <w:numId w:val="10"/>
        </w:numPr>
      </w:pPr>
      <w:r>
        <w:t>F</w:t>
      </w:r>
      <w:r w:rsidR="008C23F9">
        <w:t>R4: show directions to the location of a selected service.</w:t>
      </w:r>
    </w:p>
    <w:p w14:paraId="7A05BC77" w14:textId="16008137" w:rsidR="008C23F9" w:rsidRDefault="00DE2D00" w:rsidP="00EA4437">
      <w:pPr>
        <w:pStyle w:val="ListParagraph"/>
        <w:numPr>
          <w:ilvl w:val="0"/>
          <w:numId w:val="10"/>
        </w:numPr>
      </w:pPr>
      <w:r>
        <w:t>F</w:t>
      </w:r>
      <w:r w:rsidR="008C23F9">
        <w:t>R5: have a searchable database of services.</w:t>
      </w:r>
    </w:p>
    <w:p w14:paraId="1C94C962" w14:textId="2C69DB0C" w:rsidR="008C23F9" w:rsidRDefault="00DE2D00" w:rsidP="00EA4437">
      <w:pPr>
        <w:pStyle w:val="ListParagraph"/>
        <w:numPr>
          <w:ilvl w:val="0"/>
          <w:numId w:val="10"/>
        </w:numPr>
      </w:pPr>
      <w:r>
        <w:t>F</w:t>
      </w:r>
      <w:r w:rsidR="008C23F9">
        <w:t>R6: display events related to the services or for the community in a calendar.</w:t>
      </w:r>
    </w:p>
    <w:p w14:paraId="5387D761" w14:textId="4F772515" w:rsidR="008C23F9" w:rsidRDefault="00DE2D00" w:rsidP="00EA4437">
      <w:pPr>
        <w:pStyle w:val="ListParagraph"/>
        <w:numPr>
          <w:ilvl w:val="0"/>
          <w:numId w:val="10"/>
        </w:numPr>
      </w:pPr>
      <w:r>
        <w:t>NF</w:t>
      </w:r>
      <w:r w:rsidR="008C23F9">
        <w:t>R</w:t>
      </w:r>
      <w:r>
        <w:t>1</w:t>
      </w:r>
      <w:r w:rsidR="008C23F9">
        <w:t>: give the user control over privacy.</w:t>
      </w:r>
    </w:p>
    <w:p w14:paraId="0C66BB2C" w14:textId="242F86E4" w:rsidR="008C23F9" w:rsidRDefault="00DE2D00" w:rsidP="00EA4437">
      <w:pPr>
        <w:pStyle w:val="ListParagraph"/>
        <w:numPr>
          <w:ilvl w:val="0"/>
          <w:numId w:val="10"/>
        </w:numPr>
      </w:pPr>
      <w:r>
        <w:t>F</w:t>
      </w:r>
      <w:r w:rsidR="008C23F9">
        <w:t>R</w:t>
      </w:r>
      <w:r>
        <w:t>7</w:t>
      </w:r>
      <w:r w:rsidR="008C23F9">
        <w:t>: display the location of businesses with gender neutral toilets on a map.</w:t>
      </w:r>
    </w:p>
    <w:p w14:paraId="314AE0C1" w14:textId="4AB39F0A" w:rsidR="0078376A" w:rsidRDefault="0078376A" w:rsidP="008C23F9"/>
    <w:p w14:paraId="6C1A2F1B" w14:textId="6455471C" w:rsidR="00375B1E" w:rsidRDefault="00381799" w:rsidP="00651F87">
      <w:r>
        <w:t>Using the classes of non-functional requirement identified by Robertson &amp; Robertson</w:t>
      </w:r>
      <w:ins w:id="24" w:author="Craig Williamson" w:date="2023-05-03T20:17:00Z">
        <w:r w:rsidR="00F97242">
          <w:t xml:space="preserve"> (2006)</w:t>
        </w:r>
      </w:ins>
      <w:r>
        <w:t>, NF</w:t>
      </w:r>
      <w:ins w:id="25" w:author="Craig Williamson" w:date="2023-05-03T20:18:00Z">
        <w:r w:rsidR="00F97242">
          <w:t>R</w:t>
        </w:r>
      </w:ins>
      <w:r>
        <w:t xml:space="preserve">1 could possibly be considered a legal requirement (due to legal requirements of handling sensitive data) or a security requirement (due to maintaining confidentiality). However, </w:t>
      </w:r>
      <w:r w:rsidR="001B4FE4">
        <w:t>it could also be described a cultural requirement since there are unique aspects to the trans community that go beyond what might normally be considered ‘privacy’, such as the name of the app and when notifications may occur.</w:t>
      </w:r>
    </w:p>
    <w:p w14:paraId="537587C0" w14:textId="3211CE0A" w:rsidR="00651F87" w:rsidRDefault="006B4666" w:rsidP="008C23F9">
      <w:r>
        <w:t xml:space="preserve">Nilsson &amp; </w:t>
      </w:r>
      <w:proofErr w:type="spellStart"/>
      <w:r>
        <w:t>Fagerstrom</w:t>
      </w:r>
      <w:proofErr w:type="spellEnd"/>
      <w:r>
        <w:t xml:space="preserve"> (2005) suggest</w:t>
      </w:r>
      <w:r w:rsidR="00375B1E">
        <w:t xml:space="preserve"> constructing a ‘stakeholder and requirements matrix’ which can be used to show “a rich picture of all the stakeholders” and </w:t>
      </w:r>
      <w:r w:rsidR="003C0D16">
        <w:t>the relative importance of their needs.</w:t>
      </w:r>
      <w:r w:rsidR="00651F87">
        <w:t xml:space="preserve"> As previously discussed, the amount of feedback sought from stakeholders has been scaled down to be manageable for the scope of this project, so only a partial matrix will be constructed, but a full release that elicited more responses could flesh it out further. </w:t>
      </w:r>
      <w:commentRangeStart w:id="26"/>
      <w:r w:rsidR="00651F87">
        <w:t xml:space="preserve">A questionnaire was therefore designed </w:t>
      </w:r>
      <w:commentRangeEnd w:id="26"/>
      <w:r w:rsidR="00F97242">
        <w:rPr>
          <w:rStyle w:val="CommentReference"/>
        </w:rPr>
        <w:commentReference w:id="26"/>
      </w:r>
      <w:r w:rsidR="00651F87">
        <w:t>to elicit responses from stakeholders that would assist i</w:t>
      </w:r>
      <w:r w:rsidR="001A277B">
        <w:t>n both the creation of the matrix and to get feedback on the proposed requirements. P</w:t>
      </w:r>
      <w:r w:rsidR="00DE5E8F">
        <w:t xml:space="preserve">articipants were asked how useful </w:t>
      </w:r>
      <w:r w:rsidR="001A277B">
        <w:t>a</w:t>
      </w:r>
      <w:r w:rsidR="00DE5E8F">
        <w:t xml:space="preserve"> feature </w:t>
      </w:r>
      <w:r w:rsidR="001A277B">
        <w:t xml:space="preserve">(that that delivered a proposed requirement) </w:t>
      </w:r>
      <w:r w:rsidR="00DE5E8F">
        <w:t xml:space="preserve">would be to them; to rate the importance of it; and </w:t>
      </w:r>
      <w:r w:rsidR="001A277B">
        <w:t>for further feedback,</w:t>
      </w:r>
      <w:r w:rsidR="00517A8F">
        <w:t xml:space="preserve"> as shown in</w:t>
      </w:r>
      <w:r w:rsidR="00113BDA">
        <w:t xml:space="preserve"> figure 5</w:t>
      </w:r>
      <w:r w:rsidR="00517A8F">
        <w:t>.</w:t>
      </w:r>
      <w:r w:rsidR="001A277B">
        <w:t xml:space="preserve"> A full copy of the questionnaire is included in </w:t>
      </w:r>
      <w:r w:rsidR="001A277B" w:rsidRPr="00113BDA">
        <w:t>Appendix A</w:t>
      </w:r>
      <w:r w:rsidR="001A277B">
        <w:t>.</w:t>
      </w:r>
    </w:p>
    <w:p w14:paraId="253BFE33" w14:textId="77777777" w:rsidR="00113BDA" w:rsidRDefault="00DE5E8F" w:rsidP="00113BDA">
      <w:pPr>
        <w:keepNext/>
      </w:pPr>
      <w:r>
        <w:rPr>
          <w:noProof/>
        </w:rPr>
        <w:drawing>
          <wp:inline distT="0" distB="0" distL="0" distR="0" wp14:anchorId="14F2362A" wp14:editId="50E01BE1">
            <wp:extent cx="5731510" cy="1901825"/>
            <wp:effectExtent l="0" t="0" r="254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24F466A9" w14:textId="7B502E78" w:rsidR="008C23F9" w:rsidRDefault="00113BDA" w:rsidP="00113BDA">
      <w:pPr>
        <w:pStyle w:val="Caption"/>
      </w:pPr>
      <w:r>
        <w:t xml:space="preserve">Figure </w:t>
      </w:r>
      <w:fldSimple w:instr=" SEQ Figure \* ARABIC ">
        <w:r w:rsidR="00014D7D">
          <w:rPr>
            <w:noProof/>
          </w:rPr>
          <w:t>5</w:t>
        </w:r>
      </w:fldSimple>
      <w:r>
        <w:t xml:space="preserve"> Example question for stakeholder elicitation</w:t>
      </w:r>
    </w:p>
    <w:p w14:paraId="2C2E806E" w14:textId="27DBE9E8" w:rsidR="000A641F" w:rsidRDefault="001A277B" w:rsidP="008C23F9">
      <w:r>
        <w:lastRenderedPageBreak/>
        <w:t>When analysing the completed questionnaires, the goal was to see if any changes to the requirements were required; to identify the needs of a stakeholder group</w:t>
      </w:r>
      <w:r w:rsidR="00A72F9A">
        <w:t>;</w:t>
      </w:r>
      <w:r>
        <w:t xml:space="preserve"> to match how well a requirement meets that need</w:t>
      </w:r>
      <w:r w:rsidR="00A72F9A">
        <w:t xml:space="preserve"> </w:t>
      </w:r>
      <w:r w:rsidR="003A5E38">
        <w:t>and</w:t>
      </w:r>
      <w:r w:rsidR="00A72F9A">
        <w:t xml:space="preserve"> to be aware of any unexpected feedback that may elicit entirely separate requirements</w:t>
      </w:r>
      <w:r>
        <w:t xml:space="preserve">. </w:t>
      </w:r>
      <w:r w:rsidR="00E55F11">
        <w:t xml:space="preserve">There were three respondents to the questionnaire </w:t>
      </w:r>
      <w:r>
        <w:t>(</w:t>
      </w:r>
      <w:r w:rsidR="00E55F11">
        <w:t xml:space="preserve">the implications of this </w:t>
      </w:r>
      <w:r w:rsidR="006056FE">
        <w:t>are</w:t>
      </w:r>
      <w:r w:rsidR="00E55F11">
        <w:t xml:space="preserve"> discussed in section 3.1</w:t>
      </w:r>
      <w:r>
        <w:t>) who</w:t>
      </w:r>
      <w:r w:rsidR="00E55F11">
        <w:t xml:space="preserve"> were potential users of the application, rather than service providers, so the analysis will focus on this single stakeholder group</w:t>
      </w:r>
      <w:r w:rsidR="006056FE">
        <w:t>.</w:t>
      </w:r>
    </w:p>
    <w:p w14:paraId="7469778A" w14:textId="5C27B753" w:rsidR="006056FE" w:rsidRDefault="006056FE" w:rsidP="008C23F9">
      <w:r>
        <w:t>Responses indicated that FR1, FR2 and FR5 all were valid for this stakeholder group and will remain unchanged</w:t>
      </w:r>
      <w:r w:rsidR="00E26ACB">
        <w:t>,</w:t>
      </w:r>
      <w:r>
        <w:t xml:space="preserve"> some key quotes are:</w:t>
      </w:r>
    </w:p>
    <w:p w14:paraId="021C5D70" w14:textId="17F11FC5" w:rsidR="006056FE" w:rsidRDefault="006056FE" w:rsidP="006056FE">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6AAA219" w14:textId="73A8548D" w:rsidR="006056FE" w:rsidRDefault="00A72F9A" w:rsidP="006056FE">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1BC08B6D" w14:textId="7AB0D0AD" w:rsidR="00A72F9A" w:rsidRDefault="00A72F9A" w:rsidP="006056FE">
      <w:pPr>
        <w:pStyle w:val="ListParagraph"/>
        <w:numPr>
          <w:ilvl w:val="0"/>
          <w:numId w:val="18"/>
        </w:numPr>
      </w:pPr>
      <w:r>
        <w:t>“</w:t>
      </w:r>
      <w:r w:rsidRPr="00A72F9A">
        <w:t>Yes, searching by the name/description of the service would be good</w:t>
      </w:r>
      <w:r>
        <w:t>” (FR5)</w:t>
      </w:r>
    </w:p>
    <w:p w14:paraId="47F1C369" w14:textId="344AB7A8" w:rsidR="00E26ACB" w:rsidRDefault="00E26ACB" w:rsidP="00E26ACB">
      <w:r>
        <w:t>A stakeholder need can also be identified from this feedback:</w:t>
      </w:r>
    </w:p>
    <w:p w14:paraId="31747B94" w14:textId="0C29FAE0" w:rsidR="00E26ACB" w:rsidRPr="009465CE" w:rsidRDefault="00E26ACB" w:rsidP="009465CE">
      <w:pPr>
        <w:pStyle w:val="ListParagraph"/>
        <w:numPr>
          <w:ilvl w:val="0"/>
          <w:numId w:val="20"/>
        </w:numPr>
        <w:rPr>
          <w:i/>
          <w:iCs/>
        </w:rPr>
      </w:pPr>
      <w:r w:rsidRPr="009465CE">
        <w:rPr>
          <w:i/>
          <w:iCs/>
        </w:rPr>
        <w:t>N1.1: Finding a service that I need to access</w:t>
      </w:r>
    </w:p>
    <w:p w14:paraId="12E6C3D9" w14:textId="288F8510" w:rsidR="00E26ACB" w:rsidRDefault="00E26ACB" w:rsidP="00E26AC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4DBCC15E" w14:textId="2B3D383C" w:rsidR="005019C7" w:rsidRDefault="00A72F9A" w:rsidP="00A72F9A">
      <w:r>
        <w:t xml:space="preserve">FR3 elicited a lot of suggestions about how it might be delivered, perhaps suggesting that it was vaguely worded. The feedback also indicated that users would value </w:t>
      </w:r>
      <w:r w:rsidR="007A59D4">
        <w:t xml:space="preserve">personalising </w:t>
      </w:r>
      <w:r>
        <w:t xml:space="preserve">their use of the app to tailor </w:t>
      </w:r>
      <w:r w:rsidR="007A59D4">
        <w:t xml:space="preserve">to their individual situation. As discussed in section 3.3, there are different experiences under the ‘trans umbrella’ that the app should try to cater for, such as transfeminine, transmasculine and non-binary. </w:t>
      </w:r>
      <w:r w:rsidR="005019C7">
        <w:t>A key quote is:</w:t>
      </w:r>
    </w:p>
    <w:p w14:paraId="57AFE5DD" w14:textId="08375045" w:rsidR="005019C7" w:rsidRPr="005019C7" w:rsidRDefault="005019C7" w:rsidP="00A72F9A">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5A599B47" w14:textId="5D531740" w:rsidR="00A72F9A" w:rsidRDefault="007A59D4" w:rsidP="00A72F9A">
      <w:r>
        <w:t>Therefore</w:t>
      </w:r>
      <w:r w:rsidR="005019C7">
        <w:t>,</w:t>
      </w:r>
      <w:r>
        <w:t xml:space="preserve"> FR3 has been amended to:</w:t>
      </w:r>
    </w:p>
    <w:p w14:paraId="2856EBB5" w14:textId="271DB5E5" w:rsidR="007A59D4" w:rsidRPr="009465CE" w:rsidRDefault="007A59D4" w:rsidP="009465CE">
      <w:pPr>
        <w:pStyle w:val="ListParagraph"/>
        <w:numPr>
          <w:ilvl w:val="0"/>
          <w:numId w:val="19"/>
        </w:numPr>
        <w:rPr>
          <w:i/>
          <w:iCs/>
        </w:rPr>
      </w:pPr>
      <w:r w:rsidRPr="009465CE">
        <w:rPr>
          <w:i/>
          <w:iCs/>
        </w:rPr>
        <w:t>FR3: have tags to show or hide the services displayed on the map, based on type of service</w:t>
      </w:r>
      <w:r w:rsidR="005019C7" w:rsidRPr="009465CE">
        <w:rPr>
          <w:i/>
          <w:iCs/>
        </w:rPr>
        <w:t xml:space="preserve"> and the gender identities they provide for.</w:t>
      </w:r>
    </w:p>
    <w:p w14:paraId="39D7CFC8" w14:textId="7AB6F489" w:rsidR="005019C7" w:rsidRDefault="005019C7" w:rsidP="00A72F9A">
      <w:r>
        <w:t>Additionally, a stakeholder need can be identified from this feedback:</w:t>
      </w:r>
    </w:p>
    <w:p w14:paraId="158C2381" w14:textId="65D33B73" w:rsidR="00DC5E96" w:rsidRPr="009465CE" w:rsidRDefault="007D55E0" w:rsidP="009465CE">
      <w:pPr>
        <w:pStyle w:val="ListParagraph"/>
        <w:numPr>
          <w:ilvl w:val="0"/>
          <w:numId w:val="19"/>
        </w:numPr>
        <w:rPr>
          <w:i/>
          <w:iCs/>
        </w:rPr>
      </w:pPr>
      <w:r w:rsidRPr="009465CE">
        <w:rPr>
          <w:i/>
          <w:iCs/>
        </w:rPr>
        <w:t>N</w:t>
      </w:r>
      <w:r w:rsidR="005019C7" w:rsidRPr="009465CE">
        <w:rPr>
          <w:i/>
          <w:iCs/>
        </w:rPr>
        <w:t>1.</w:t>
      </w:r>
      <w:r w:rsidR="0094128E" w:rsidRPr="009465CE">
        <w:rPr>
          <w:i/>
          <w:iCs/>
        </w:rPr>
        <w:t>2</w:t>
      </w:r>
      <w:r w:rsidRPr="009465CE">
        <w:rPr>
          <w:i/>
          <w:iCs/>
        </w:rPr>
        <w:t>: Personalise</w:t>
      </w:r>
      <w:r w:rsidR="00DD2D9C" w:rsidRPr="009465CE">
        <w:rPr>
          <w:i/>
          <w:iCs/>
        </w:rPr>
        <w:t xml:space="preserve"> the experience of</w:t>
      </w:r>
      <w:r w:rsidRPr="009465CE">
        <w:rPr>
          <w:i/>
          <w:iCs/>
        </w:rPr>
        <w:t xml:space="preserve"> finding services</w:t>
      </w:r>
      <w:r w:rsidR="005651E1" w:rsidRPr="009465CE">
        <w:rPr>
          <w:i/>
          <w:iCs/>
        </w:rPr>
        <w:t xml:space="preserve"> to my identity</w:t>
      </w:r>
    </w:p>
    <w:p w14:paraId="61FD136C" w14:textId="30974960" w:rsidR="005651E1" w:rsidRDefault="00DC5E96" w:rsidP="008C23F9">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4EDD42DF" w14:textId="11DB6598" w:rsidR="00DC5E96" w:rsidRPr="00DC5E96" w:rsidRDefault="00DC5E96" w:rsidP="009465CE">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28D5222E" w14:textId="2B073CEC" w:rsidR="00DC5E96" w:rsidRDefault="00DC5E96" w:rsidP="00DC5E96">
      <w:r>
        <w:t>Therefore, FR6 has been amended to:</w:t>
      </w:r>
    </w:p>
    <w:p w14:paraId="0F3623C7" w14:textId="38ACB2F8" w:rsidR="00DC5E96" w:rsidRPr="009465CE" w:rsidRDefault="00DC5E96" w:rsidP="009465CE">
      <w:pPr>
        <w:pStyle w:val="ListParagraph"/>
        <w:numPr>
          <w:ilvl w:val="0"/>
          <w:numId w:val="19"/>
        </w:numPr>
        <w:rPr>
          <w:i/>
          <w:iCs/>
        </w:rPr>
      </w:pPr>
      <w:r w:rsidRPr="009465CE">
        <w:rPr>
          <w:i/>
          <w:iCs/>
        </w:rPr>
        <w:t>FR6: collate existing events for the community from other sources, in a calendar.</w:t>
      </w:r>
    </w:p>
    <w:p w14:paraId="36E6C59C" w14:textId="3E48829F" w:rsidR="00DC5E96" w:rsidRDefault="00DC5E96" w:rsidP="008C23F9">
      <w:r>
        <w:lastRenderedPageBreak/>
        <w:t>A need can also be identified:</w:t>
      </w:r>
    </w:p>
    <w:p w14:paraId="1EB2988B" w14:textId="558C72CE" w:rsidR="00D47F3E" w:rsidRPr="00D47F3E" w:rsidRDefault="00592E92" w:rsidP="00D47F3E">
      <w:pPr>
        <w:pStyle w:val="ListParagraph"/>
        <w:numPr>
          <w:ilvl w:val="0"/>
          <w:numId w:val="19"/>
        </w:numPr>
        <w:rPr>
          <w:i/>
          <w:iCs/>
        </w:rPr>
      </w:pPr>
      <w:r w:rsidRPr="009465CE">
        <w:rPr>
          <w:i/>
          <w:iCs/>
        </w:rPr>
        <w:t>N</w:t>
      </w:r>
      <w:r w:rsidR="00DC5E96" w:rsidRPr="009465CE">
        <w:rPr>
          <w:i/>
          <w:iCs/>
        </w:rPr>
        <w:t>1.</w:t>
      </w:r>
      <w:r w:rsidR="0094128E" w:rsidRPr="009465CE">
        <w:rPr>
          <w:i/>
          <w:iCs/>
        </w:rPr>
        <w:t>3</w:t>
      </w:r>
      <w:r w:rsidRPr="009465CE">
        <w:rPr>
          <w:i/>
          <w:iCs/>
        </w:rPr>
        <w:t>:</w:t>
      </w:r>
      <w:r w:rsidR="002D73F1" w:rsidRPr="009465CE">
        <w:rPr>
          <w:i/>
          <w:iCs/>
        </w:rPr>
        <w:t xml:space="preserve"> Find out about</w:t>
      </w:r>
      <w:r w:rsidR="00E20F96" w:rsidRPr="009465CE">
        <w:rPr>
          <w:i/>
          <w:iCs/>
        </w:rPr>
        <w:t xml:space="preserve"> community</w:t>
      </w:r>
      <w:r w:rsidR="002D73F1" w:rsidRPr="009465CE">
        <w:rPr>
          <w:i/>
          <w:iCs/>
        </w:rPr>
        <w:t xml:space="preserve"> events</w:t>
      </w:r>
    </w:p>
    <w:p w14:paraId="7F03D468" w14:textId="7BFC033B" w:rsidR="00D47F3E" w:rsidRDefault="00D47F3E" w:rsidP="00D47F3E">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ED12318" w14:textId="2146FD93" w:rsidR="00751EE6" w:rsidRDefault="00D47F3E" w:rsidP="008C23F9">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3B7AB0C4" w14:textId="6B06E3E7" w:rsidR="00D47F3E" w:rsidRDefault="00DF3FF1" w:rsidP="00D47F3E">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2620218" w14:textId="3668A0DF" w:rsidR="00DF3FF1" w:rsidRDefault="00DF3FF1" w:rsidP="00DF3FF1">
      <w:pPr>
        <w:pStyle w:val="ListParagraph"/>
        <w:numPr>
          <w:ilvl w:val="0"/>
          <w:numId w:val="19"/>
        </w:numPr>
      </w:pPr>
      <w:r>
        <w:t>“it would help with feeling safer particularly before coming out” (NFR1)</w:t>
      </w:r>
    </w:p>
    <w:p w14:paraId="44746313" w14:textId="41B2DF56" w:rsidR="00D47F3E" w:rsidRDefault="00DF3FF1" w:rsidP="008C23F9">
      <w:r>
        <w:t>A need can also be identified:</w:t>
      </w:r>
    </w:p>
    <w:p w14:paraId="19C9BF30" w14:textId="776AE11A" w:rsidR="00B861E6" w:rsidRPr="00DF3FF1" w:rsidRDefault="007D55E0" w:rsidP="00DF3FF1">
      <w:pPr>
        <w:rPr>
          <w:i/>
          <w:iCs/>
        </w:rPr>
      </w:pPr>
      <w:r w:rsidRPr="00454225">
        <w:rPr>
          <w:i/>
          <w:iCs/>
        </w:rPr>
        <w:t>N</w:t>
      </w:r>
      <w:r w:rsidR="0094128E">
        <w:rPr>
          <w:i/>
          <w:iCs/>
        </w:rPr>
        <w:t>4</w:t>
      </w:r>
      <w:r w:rsidR="002D73F1" w:rsidRPr="00454225">
        <w:rPr>
          <w:i/>
          <w:iCs/>
        </w:rPr>
        <w:t>: Maintain</w:t>
      </w:r>
      <w:r w:rsidR="00DF3FF1">
        <w:rPr>
          <w:i/>
          <w:iCs/>
        </w:rPr>
        <w:t xml:space="preserve"> my</w:t>
      </w:r>
      <w:r w:rsidR="002D73F1" w:rsidRPr="00454225">
        <w:rPr>
          <w:i/>
          <w:iCs/>
        </w:rPr>
        <w:t xml:space="preserve"> safety and privacy</w:t>
      </w:r>
      <w:r w:rsidR="00DF3FF1">
        <w:rPr>
          <w:i/>
          <w:iCs/>
        </w:rPr>
        <w:t xml:space="preserve"> when using it</w:t>
      </w:r>
    </w:p>
    <w:p w14:paraId="57AE7294" w14:textId="77777777" w:rsidR="004F3B26" w:rsidRDefault="00CB1C02" w:rsidP="008C23F9">
      <w:r>
        <w:t>Feedback also indicated that FR4 was not important to users, as they have other apps they use to give them directions</w:t>
      </w:r>
      <w:r w:rsidR="004F3B26">
        <w:t>. Additionally,</w:t>
      </w:r>
      <w:r>
        <w:t xml:space="preserve"> many services require some interaction or planning before using them</w:t>
      </w:r>
      <w:r w:rsidR="004F3B26">
        <w:t xml:space="preserve">, so a user would not likely go to the service directly and instead make an appointment. A key quote is: </w:t>
      </w:r>
    </w:p>
    <w:p w14:paraId="418596D3" w14:textId="147DD615" w:rsidR="004F3B26" w:rsidRPr="00113BDA" w:rsidRDefault="004F3B26" w:rsidP="004F3B26">
      <w:pPr>
        <w:pStyle w:val="ListParagraph"/>
        <w:numPr>
          <w:ilvl w:val="0"/>
          <w:numId w:val="19"/>
        </w:numPr>
      </w:pPr>
      <w:r w:rsidRPr="00113BDA">
        <w:t>“</w:t>
      </w:r>
      <w:r w:rsidR="00113BDA" w:rsidRPr="00113BDA">
        <w:t>Not particularly useful to me as I use google maps for navigation. A simple link to a maps provider would do for me</w:t>
      </w:r>
      <w:r w:rsidRPr="00113BDA">
        <w:t>”</w:t>
      </w:r>
      <w:r w:rsidR="00113BDA">
        <w:t xml:space="preserve"> (FR4)</w:t>
      </w:r>
    </w:p>
    <w:p w14:paraId="00500605" w14:textId="096932B7" w:rsidR="0094128E" w:rsidRDefault="004F3B26" w:rsidP="008C23F9">
      <w:r>
        <w:t>Therefore, FR4 has been removed entirely.</w:t>
      </w:r>
      <w:r w:rsidR="00CB1C02">
        <w:t xml:space="preserve"> </w:t>
      </w:r>
    </w:p>
    <w:p w14:paraId="6778CE4A" w14:textId="77777777" w:rsidR="00CB1C02" w:rsidRDefault="00CB1C02" w:rsidP="008C23F9"/>
    <w:p w14:paraId="48CCEE95" w14:textId="1E7CB2C7" w:rsidR="004F3B26" w:rsidRDefault="00113BDA" w:rsidP="008C23F9">
      <w:r>
        <w:t xml:space="preserve">Table 1 </w:t>
      </w:r>
      <w:r w:rsidR="004F3B26">
        <w:t>below is the resulting stakeholder and requirement</w:t>
      </w:r>
      <w:r w:rsidR="00EB7422">
        <w:t xml:space="preserve">s matrix. The </w:t>
      </w:r>
      <w:r w:rsidR="006373A6">
        <w:t xml:space="preserve">extent to which a requirement meets a need is expressed as either none, low, </w:t>
      </w:r>
      <w:r w:rsidR="00961171">
        <w:t>medium,</w:t>
      </w:r>
      <w:r w:rsidR="006373A6">
        <w:t xml:space="preserve"> or high</w:t>
      </w:r>
      <w:r w:rsidR="00961171">
        <w:t>. This was parsed from the priority that users gave in their responses but also</w:t>
      </w:r>
      <w:r w:rsidR="00327703">
        <w:t xml:space="preserve"> by</w:t>
      </w:r>
      <w:r w:rsidR="00961171">
        <w:t xml:space="preserve"> interpret</w:t>
      </w:r>
      <w:r w:rsidR="00327703">
        <w:t>ing</w:t>
      </w:r>
      <w:r w:rsidR="00961171">
        <w:t xml:space="preserve"> their</w:t>
      </w:r>
      <w:r w:rsidR="00327703">
        <w:t xml:space="preserve"> written</w:t>
      </w:r>
      <w:r w:rsidR="00961171">
        <w:t xml:space="preserve"> responses and an understanding of how</w:t>
      </w:r>
      <w:r w:rsidR="00327703">
        <w:t xml:space="preserve"> the requirements and needs will interact.</w:t>
      </w:r>
    </w:p>
    <w:p w14:paraId="75F91AB6" w14:textId="0EEB9D84" w:rsidR="00113BDA" w:rsidRDefault="00113BDA" w:rsidP="00113BDA">
      <w:pPr>
        <w:pStyle w:val="Caption"/>
        <w:keepNext/>
      </w:pPr>
      <w:r>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992F6E" w14:paraId="35673B33" w14:textId="77777777" w:rsidTr="00992F6E">
        <w:tc>
          <w:tcPr>
            <w:tcW w:w="1232" w:type="dxa"/>
          </w:tcPr>
          <w:p w14:paraId="2E9586B4" w14:textId="77777777" w:rsidR="00992F6E" w:rsidRDefault="00992F6E" w:rsidP="008C23F9"/>
        </w:tc>
        <w:tc>
          <w:tcPr>
            <w:tcW w:w="857" w:type="dxa"/>
          </w:tcPr>
          <w:p w14:paraId="395D6DE6" w14:textId="77777777" w:rsidR="00992F6E" w:rsidRDefault="00992F6E" w:rsidP="008C23F9"/>
        </w:tc>
        <w:tc>
          <w:tcPr>
            <w:tcW w:w="865" w:type="dxa"/>
          </w:tcPr>
          <w:p w14:paraId="504DE779" w14:textId="7FA49F84" w:rsidR="00992F6E" w:rsidRDefault="00992F6E" w:rsidP="008C23F9">
            <w:r>
              <w:t>FR1</w:t>
            </w:r>
          </w:p>
        </w:tc>
        <w:tc>
          <w:tcPr>
            <w:tcW w:w="866" w:type="dxa"/>
          </w:tcPr>
          <w:p w14:paraId="57B5DB68" w14:textId="69889A5D" w:rsidR="00992F6E" w:rsidRDefault="00992F6E" w:rsidP="008C23F9">
            <w:r>
              <w:t>FR2</w:t>
            </w:r>
          </w:p>
        </w:tc>
        <w:tc>
          <w:tcPr>
            <w:tcW w:w="867" w:type="dxa"/>
          </w:tcPr>
          <w:p w14:paraId="76AF0570" w14:textId="3896D51A" w:rsidR="00992F6E" w:rsidRDefault="00992F6E" w:rsidP="008C23F9">
            <w:r>
              <w:t>FR3</w:t>
            </w:r>
          </w:p>
        </w:tc>
        <w:tc>
          <w:tcPr>
            <w:tcW w:w="867" w:type="dxa"/>
          </w:tcPr>
          <w:p w14:paraId="33707FAA" w14:textId="41420452" w:rsidR="00992F6E" w:rsidRDefault="00992F6E" w:rsidP="008C23F9">
            <w:r>
              <w:t>FR5</w:t>
            </w:r>
          </w:p>
        </w:tc>
        <w:tc>
          <w:tcPr>
            <w:tcW w:w="867" w:type="dxa"/>
          </w:tcPr>
          <w:p w14:paraId="7DDE7ED6" w14:textId="56EA8370" w:rsidR="00992F6E" w:rsidRDefault="00992F6E" w:rsidP="008C23F9">
            <w:r>
              <w:t>FR6</w:t>
            </w:r>
          </w:p>
        </w:tc>
        <w:tc>
          <w:tcPr>
            <w:tcW w:w="881" w:type="dxa"/>
          </w:tcPr>
          <w:p w14:paraId="5BB4CF07" w14:textId="3D2F6066" w:rsidR="00992F6E" w:rsidRDefault="00992F6E" w:rsidP="008C23F9">
            <w:r>
              <w:t>NFR1</w:t>
            </w:r>
          </w:p>
        </w:tc>
      </w:tr>
      <w:tr w:rsidR="00992F6E" w14:paraId="0C17DBE7" w14:textId="77777777" w:rsidTr="00992F6E">
        <w:tc>
          <w:tcPr>
            <w:tcW w:w="1232" w:type="dxa"/>
            <w:vMerge w:val="restart"/>
          </w:tcPr>
          <w:p w14:paraId="6F5249E3" w14:textId="49180AC4" w:rsidR="00992F6E" w:rsidRDefault="00992F6E" w:rsidP="008C23F9">
            <w:r>
              <w:t>Trans community app users</w:t>
            </w:r>
          </w:p>
        </w:tc>
        <w:tc>
          <w:tcPr>
            <w:tcW w:w="857" w:type="dxa"/>
          </w:tcPr>
          <w:p w14:paraId="42E98ACB" w14:textId="1AB52B4E" w:rsidR="00992F6E" w:rsidRDefault="00992F6E" w:rsidP="008C23F9">
            <w:r>
              <w:t>N1.1</w:t>
            </w:r>
          </w:p>
        </w:tc>
        <w:tc>
          <w:tcPr>
            <w:tcW w:w="865" w:type="dxa"/>
          </w:tcPr>
          <w:p w14:paraId="147E5502" w14:textId="65D796D1" w:rsidR="00992F6E" w:rsidRDefault="00992F6E" w:rsidP="008C23F9">
            <w:r>
              <w:t>H</w:t>
            </w:r>
          </w:p>
        </w:tc>
        <w:tc>
          <w:tcPr>
            <w:tcW w:w="866" w:type="dxa"/>
          </w:tcPr>
          <w:p w14:paraId="4D8FD73D" w14:textId="2A703564" w:rsidR="00992F6E" w:rsidRDefault="00992F6E" w:rsidP="008C23F9">
            <w:r>
              <w:t>H</w:t>
            </w:r>
          </w:p>
        </w:tc>
        <w:tc>
          <w:tcPr>
            <w:tcW w:w="867" w:type="dxa"/>
          </w:tcPr>
          <w:p w14:paraId="22410AC4" w14:textId="77777777" w:rsidR="00992F6E" w:rsidRDefault="00992F6E" w:rsidP="008C23F9"/>
        </w:tc>
        <w:tc>
          <w:tcPr>
            <w:tcW w:w="867" w:type="dxa"/>
          </w:tcPr>
          <w:p w14:paraId="3446BF3F" w14:textId="3E8ABC96" w:rsidR="00992F6E" w:rsidRDefault="00992F6E" w:rsidP="008C23F9">
            <w:r>
              <w:t>H</w:t>
            </w:r>
          </w:p>
        </w:tc>
        <w:tc>
          <w:tcPr>
            <w:tcW w:w="867" w:type="dxa"/>
          </w:tcPr>
          <w:p w14:paraId="192396A7" w14:textId="77777777" w:rsidR="00992F6E" w:rsidRDefault="00992F6E" w:rsidP="008C23F9"/>
        </w:tc>
        <w:tc>
          <w:tcPr>
            <w:tcW w:w="881" w:type="dxa"/>
          </w:tcPr>
          <w:p w14:paraId="05573214" w14:textId="77777777" w:rsidR="00992F6E" w:rsidRDefault="00992F6E" w:rsidP="008C23F9"/>
        </w:tc>
      </w:tr>
      <w:tr w:rsidR="00992F6E" w14:paraId="22ADE5B4" w14:textId="77777777" w:rsidTr="00992F6E">
        <w:tc>
          <w:tcPr>
            <w:tcW w:w="1232" w:type="dxa"/>
            <w:vMerge/>
          </w:tcPr>
          <w:p w14:paraId="0A5BE305" w14:textId="77777777" w:rsidR="00992F6E" w:rsidRDefault="00992F6E" w:rsidP="008C23F9"/>
        </w:tc>
        <w:tc>
          <w:tcPr>
            <w:tcW w:w="857" w:type="dxa"/>
          </w:tcPr>
          <w:p w14:paraId="0220EFD7" w14:textId="6413050E" w:rsidR="00992F6E" w:rsidRDefault="00992F6E" w:rsidP="008C23F9">
            <w:r>
              <w:t>N1.2</w:t>
            </w:r>
          </w:p>
        </w:tc>
        <w:tc>
          <w:tcPr>
            <w:tcW w:w="865" w:type="dxa"/>
          </w:tcPr>
          <w:p w14:paraId="449DC759" w14:textId="77777777" w:rsidR="00992F6E" w:rsidRDefault="00992F6E" w:rsidP="008C23F9"/>
        </w:tc>
        <w:tc>
          <w:tcPr>
            <w:tcW w:w="866" w:type="dxa"/>
          </w:tcPr>
          <w:p w14:paraId="73F57CAB" w14:textId="024BA11B" w:rsidR="00992F6E" w:rsidRDefault="00992F6E" w:rsidP="008C23F9"/>
        </w:tc>
        <w:tc>
          <w:tcPr>
            <w:tcW w:w="867" w:type="dxa"/>
          </w:tcPr>
          <w:p w14:paraId="2BBCAD13" w14:textId="6B71A81F" w:rsidR="00992F6E" w:rsidRDefault="00992F6E" w:rsidP="008C23F9">
            <w:r>
              <w:t>H</w:t>
            </w:r>
          </w:p>
        </w:tc>
        <w:tc>
          <w:tcPr>
            <w:tcW w:w="867" w:type="dxa"/>
          </w:tcPr>
          <w:p w14:paraId="00487C9C" w14:textId="79D369B2" w:rsidR="00992F6E" w:rsidRDefault="00992F6E" w:rsidP="008C23F9">
            <w:r>
              <w:t>M</w:t>
            </w:r>
          </w:p>
        </w:tc>
        <w:tc>
          <w:tcPr>
            <w:tcW w:w="867" w:type="dxa"/>
          </w:tcPr>
          <w:p w14:paraId="77E123D1" w14:textId="77777777" w:rsidR="00992F6E" w:rsidRDefault="00992F6E" w:rsidP="008C23F9"/>
        </w:tc>
        <w:tc>
          <w:tcPr>
            <w:tcW w:w="881" w:type="dxa"/>
          </w:tcPr>
          <w:p w14:paraId="1327FD25" w14:textId="77777777" w:rsidR="00992F6E" w:rsidRDefault="00992F6E" w:rsidP="008C23F9"/>
        </w:tc>
      </w:tr>
      <w:tr w:rsidR="00992F6E" w14:paraId="2FCCE3A1" w14:textId="77777777" w:rsidTr="00992F6E">
        <w:tc>
          <w:tcPr>
            <w:tcW w:w="1232" w:type="dxa"/>
            <w:vMerge/>
          </w:tcPr>
          <w:p w14:paraId="0451F433" w14:textId="77777777" w:rsidR="00992F6E" w:rsidRDefault="00992F6E" w:rsidP="008C23F9"/>
        </w:tc>
        <w:tc>
          <w:tcPr>
            <w:tcW w:w="857" w:type="dxa"/>
          </w:tcPr>
          <w:p w14:paraId="5711F8C8" w14:textId="01F05857" w:rsidR="00992F6E" w:rsidRDefault="00992F6E" w:rsidP="008C23F9">
            <w:r>
              <w:t>N1.3</w:t>
            </w:r>
          </w:p>
        </w:tc>
        <w:tc>
          <w:tcPr>
            <w:tcW w:w="865" w:type="dxa"/>
          </w:tcPr>
          <w:p w14:paraId="6781E998" w14:textId="3E6AB91E" w:rsidR="00992F6E" w:rsidRDefault="00992F6E" w:rsidP="008C23F9">
            <w:r>
              <w:t>L</w:t>
            </w:r>
          </w:p>
        </w:tc>
        <w:tc>
          <w:tcPr>
            <w:tcW w:w="866" w:type="dxa"/>
          </w:tcPr>
          <w:p w14:paraId="7DEB5D5B" w14:textId="1F4C9B27" w:rsidR="00992F6E" w:rsidRDefault="00992F6E" w:rsidP="008C23F9">
            <w:r>
              <w:t>L</w:t>
            </w:r>
          </w:p>
        </w:tc>
        <w:tc>
          <w:tcPr>
            <w:tcW w:w="867" w:type="dxa"/>
          </w:tcPr>
          <w:p w14:paraId="496976E7" w14:textId="77777777" w:rsidR="00992F6E" w:rsidRDefault="00992F6E" w:rsidP="008C23F9"/>
        </w:tc>
        <w:tc>
          <w:tcPr>
            <w:tcW w:w="867" w:type="dxa"/>
          </w:tcPr>
          <w:p w14:paraId="6E0345B8" w14:textId="77777777" w:rsidR="00992F6E" w:rsidRDefault="00992F6E" w:rsidP="008C23F9"/>
        </w:tc>
        <w:tc>
          <w:tcPr>
            <w:tcW w:w="867" w:type="dxa"/>
          </w:tcPr>
          <w:p w14:paraId="0E96A0D4" w14:textId="342D06CD" w:rsidR="00992F6E" w:rsidRDefault="00992F6E" w:rsidP="008C23F9">
            <w:r>
              <w:t>H</w:t>
            </w:r>
          </w:p>
        </w:tc>
        <w:tc>
          <w:tcPr>
            <w:tcW w:w="881" w:type="dxa"/>
          </w:tcPr>
          <w:p w14:paraId="43A49798" w14:textId="77777777" w:rsidR="00992F6E" w:rsidRDefault="00992F6E" w:rsidP="008C23F9"/>
        </w:tc>
      </w:tr>
      <w:tr w:rsidR="00992F6E" w14:paraId="258BE832" w14:textId="77777777" w:rsidTr="00992F6E">
        <w:tc>
          <w:tcPr>
            <w:tcW w:w="1232" w:type="dxa"/>
            <w:vMerge/>
          </w:tcPr>
          <w:p w14:paraId="62456723" w14:textId="77777777" w:rsidR="00992F6E" w:rsidRDefault="00992F6E" w:rsidP="008C23F9"/>
        </w:tc>
        <w:tc>
          <w:tcPr>
            <w:tcW w:w="857" w:type="dxa"/>
          </w:tcPr>
          <w:p w14:paraId="1B9286C7" w14:textId="643BB744" w:rsidR="00992F6E" w:rsidRDefault="00992F6E" w:rsidP="008C23F9">
            <w:r>
              <w:t>N1.4</w:t>
            </w:r>
          </w:p>
        </w:tc>
        <w:tc>
          <w:tcPr>
            <w:tcW w:w="865" w:type="dxa"/>
          </w:tcPr>
          <w:p w14:paraId="5F494AB2" w14:textId="77777777" w:rsidR="00992F6E" w:rsidRDefault="00992F6E" w:rsidP="008C23F9"/>
        </w:tc>
        <w:tc>
          <w:tcPr>
            <w:tcW w:w="866" w:type="dxa"/>
          </w:tcPr>
          <w:p w14:paraId="19C376AB" w14:textId="77777777" w:rsidR="00992F6E" w:rsidRDefault="00992F6E" w:rsidP="008C23F9"/>
        </w:tc>
        <w:tc>
          <w:tcPr>
            <w:tcW w:w="867" w:type="dxa"/>
          </w:tcPr>
          <w:p w14:paraId="7AAC3617" w14:textId="77777777" w:rsidR="00992F6E" w:rsidRDefault="00992F6E" w:rsidP="008C23F9"/>
        </w:tc>
        <w:tc>
          <w:tcPr>
            <w:tcW w:w="867" w:type="dxa"/>
          </w:tcPr>
          <w:p w14:paraId="3BA4047F" w14:textId="77777777" w:rsidR="00992F6E" w:rsidRDefault="00992F6E" w:rsidP="008C23F9"/>
        </w:tc>
        <w:tc>
          <w:tcPr>
            <w:tcW w:w="867" w:type="dxa"/>
          </w:tcPr>
          <w:p w14:paraId="1E4D4498" w14:textId="77777777" w:rsidR="00992F6E" w:rsidRDefault="00992F6E" w:rsidP="008C23F9"/>
        </w:tc>
        <w:tc>
          <w:tcPr>
            <w:tcW w:w="881" w:type="dxa"/>
          </w:tcPr>
          <w:p w14:paraId="154D4780" w14:textId="61F2A190" w:rsidR="00992F6E" w:rsidRDefault="00992F6E" w:rsidP="008C23F9">
            <w:r>
              <w:t>H</w:t>
            </w:r>
          </w:p>
        </w:tc>
      </w:tr>
      <w:tr w:rsidR="00EB7422" w14:paraId="2A3C977B" w14:textId="77777777" w:rsidTr="00992F6E">
        <w:tc>
          <w:tcPr>
            <w:tcW w:w="1232" w:type="dxa"/>
            <w:vMerge w:val="restart"/>
          </w:tcPr>
          <w:p w14:paraId="334E02F5" w14:textId="5A3C8DCF" w:rsidR="00EB7422" w:rsidRDefault="00EB7422" w:rsidP="008C23F9">
            <w:r>
              <w:t>Service providers</w:t>
            </w:r>
          </w:p>
        </w:tc>
        <w:tc>
          <w:tcPr>
            <w:tcW w:w="857" w:type="dxa"/>
          </w:tcPr>
          <w:p w14:paraId="52D447C5" w14:textId="7AD35339" w:rsidR="00EB7422" w:rsidRDefault="00EB7422" w:rsidP="008C23F9">
            <w:r>
              <w:t>N2.1</w:t>
            </w:r>
          </w:p>
        </w:tc>
        <w:tc>
          <w:tcPr>
            <w:tcW w:w="865" w:type="dxa"/>
          </w:tcPr>
          <w:p w14:paraId="34D23772" w14:textId="77777777" w:rsidR="00EB7422" w:rsidRDefault="00EB7422" w:rsidP="008C23F9"/>
        </w:tc>
        <w:tc>
          <w:tcPr>
            <w:tcW w:w="866" w:type="dxa"/>
          </w:tcPr>
          <w:p w14:paraId="7FA5D2F2" w14:textId="77777777" w:rsidR="00EB7422" w:rsidRDefault="00EB7422" w:rsidP="008C23F9"/>
        </w:tc>
        <w:tc>
          <w:tcPr>
            <w:tcW w:w="867" w:type="dxa"/>
          </w:tcPr>
          <w:p w14:paraId="179A9982" w14:textId="77777777" w:rsidR="00EB7422" w:rsidRDefault="00EB7422" w:rsidP="008C23F9"/>
        </w:tc>
        <w:tc>
          <w:tcPr>
            <w:tcW w:w="867" w:type="dxa"/>
          </w:tcPr>
          <w:p w14:paraId="20FFD2FD" w14:textId="77777777" w:rsidR="00EB7422" w:rsidRDefault="00EB7422" w:rsidP="008C23F9"/>
        </w:tc>
        <w:tc>
          <w:tcPr>
            <w:tcW w:w="867" w:type="dxa"/>
          </w:tcPr>
          <w:p w14:paraId="114E07AF" w14:textId="77777777" w:rsidR="00EB7422" w:rsidRDefault="00EB7422" w:rsidP="008C23F9"/>
        </w:tc>
        <w:tc>
          <w:tcPr>
            <w:tcW w:w="881" w:type="dxa"/>
          </w:tcPr>
          <w:p w14:paraId="79897AE5" w14:textId="77777777" w:rsidR="00EB7422" w:rsidRDefault="00EB7422" w:rsidP="008C23F9"/>
        </w:tc>
      </w:tr>
      <w:tr w:rsidR="00EB7422" w14:paraId="75FC9F20" w14:textId="77777777" w:rsidTr="00992F6E">
        <w:tc>
          <w:tcPr>
            <w:tcW w:w="1232" w:type="dxa"/>
            <w:vMerge/>
          </w:tcPr>
          <w:p w14:paraId="23AB2328" w14:textId="77777777" w:rsidR="00EB7422" w:rsidRDefault="00EB7422" w:rsidP="008C23F9"/>
        </w:tc>
        <w:tc>
          <w:tcPr>
            <w:tcW w:w="857" w:type="dxa"/>
          </w:tcPr>
          <w:p w14:paraId="77706E66" w14:textId="63B52EA7" w:rsidR="00EB7422" w:rsidRDefault="00EB7422" w:rsidP="008C23F9">
            <w:r>
              <w:t>N2.2</w:t>
            </w:r>
          </w:p>
        </w:tc>
        <w:tc>
          <w:tcPr>
            <w:tcW w:w="865" w:type="dxa"/>
          </w:tcPr>
          <w:p w14:paraId="2F483A17" w14:textId="77777777" w:rsidR="00EB7422" w:rsidRDefault="00EB7422" w:rsidP="008C23F9"/>
        </w:tc>
        <w:tc>
          <w:tcPr>
            <w:tcW w:w="866" w:type="dxa"/>
          </w:tcPr>
          <w:p w14:paraId="00E941BA" w14:textId="77777777" w:rsidR="00EB7422" w:rsidRDefault="00EB7422" w:rsidP="008C23F9"/>
        </w:tc>
        <w:tc>
          <w:tcPr>
            <w:tcW w:w="867" w:type="dxa"/>
          </w:tcPr>
          <w:p w14:paraId="0F8B26FC" w14:textId="77777777" w:rsidR="00EB7422" w:rsidRDefault="00EB7422" w:rsidP="008C23F9"/>
        </w:tc>
        <w:tc>
          <w:tcPr>
            <w:tcW w:w="867" w:type="dxa"/>
          </w:tcPr>
          <w:p w14:paraId="68633DAE" w14:textId="77777777" w:rsidR="00EB7422" w:rsidRDefault="00EB7422" w:rsidP="008C23F9"/>
        </w:tc>
        <w:tc>
          <w:tcPr>
            <w:tcW w:w="867" w:type="dxa"/>
          </w:tcPr>
          <w:p w14:paraId="42422107" w14:textId="77777777" w:rsidR="00EB7422" w:rsidRDefault="00EB7422" w:rsidP="008C23F9"/>
        </w:tc>
        <w:tc>
          <w:tcPr>
            <w:tcW w:w="881" w:type="dxa"/>
          </w:tcPr>
          <w:p w14:paraId="7DF9DF68" w14:textId="77777777" w:rsidR="00EB7422" w:rsidRDefault="00EB7422" w:rsidP="008C23F9"/>
        </w:tc>
      </w:tr>
    </w:tbl>
    <w:p w14:paraId="460C24E9" w14:textId="5AF0D81C" w:rsidR="009719C2" w:rsidRDefault="009719C2" w:rsidP="008C23F9"/>
    <w:p w14:paraId="6099DBEF" w14:textId="0852B81A" w:rsidR="002F6B5E" w:rsidRDefault="00961171" w:rsidP="00F43DD9">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w:t>
      </w:r>
      <w:r w:rsidR="002F6B5E">
        <w:t xml:space="preserve"> </w:t>
      </w:r>
      <w:r w:rsidR="00327703">
        <w:t>So far only one non-functional requirement has been considered, so more could be identified and as development continues further requirements may emerge.</w:t>
      </w:r>
    </w:p>
    <w:p w14:paraId="21619D54" w14:textId="665176E8" w:rsidR="00EE74EB" w:rsidRDefault="00EE74EB" w:rsidP="00EE74EB">
      <w:pPr>
        <w:pStyle w:val="Heading3"/>
      </w:pPr>
      <w:bookmarkStart w:id="27" w:name="_Toc133958609"/>
      <w:commentRangeStart w:id="28"/>
      <w:r>
        <w:lastRenderedPageBreak/>
        <w:t>2.2.2 User Interface design</w:t>
      </w:r>
      <w:bookmarkEnd w:id="27"/>
      <w:commentRangeEnd w:id="28"/>
      <w:r w:rsidR="00F97242">
        <w:rPr>
          <w:rStyle w:val="CommentReference"/>
          <w:rFonts w:asciiTheme="minorHAnsi" w:eastAsiaTheme="minorHAnsi" w:hAnsiTheme="minorHAnsi" w:cstheme="minorBidi"/>
          <w:color w:val="auto"/>
        </w:rPr>
        <w:commentReference w:id="28"/>
      </w:r>
    </w:p>
    <w:p w14:paraId="083F09F7" w14:textId="6E254C81" w:rsidR="00902B5D" w:rsidRDefault="00EB05E7" w:rsidP="00311E04">
      <w:r>
        <w:t xml:space="preserve">As explained previously, some skills development was undertaken by studying Gray’s CSS Tutorial – Full Course for Beginners (2022) and </w:t>
      </w:r>
      <w:proofErr w:type="spellStart"/>
      <w:r>
        <w:t>McFedries</w:t>
      </w:r>
      <w:proofErr w:type="spellEnd"/>
      <w:r>
        <w:t xml:space="preserve">’ Web Design Playground HTML and CSS the Interactive Way (2019). </w:t>
      </w:r>
      <w:r w:rsidR="0052198F">
        <w:t>The goal was to gain enough knowledge to produce a simple, but effective layout that would maximise screen space to ensure that information is legible to the user</w:t>
      </w:r>
      <w:r>
        <w:t>, while taking into consideration accessibility issues (discussed in section 3.3)</w:t>
      </w:r>
      <w:r w:rsidR="0052198F">
        <w:t>.</w:t>
      </w:r>
      <w:r w:rsidR="004E1EC8" w:rsidRPr="004E1EC8">
        <w:t xml:space="preserve"> </w:t>
      </w:r>
      <w:r w:rsidR="004E1EC8">
        <w:t xml:space="preserve">Previously three types of designs were considered, a design </w:t>
      </w:r>
      <w:proofErr w:type="gramStart"/>
      <w:r w:rsidR="004E1EC8">
        <w:t>similar to</w:t>
      </w:r>
      <w:proofErr w:type="gramEnd"/>
      <w:r w:rsidR="004E1EC8">
        <w:t xml:space="preserve"> </w:t>
      </w:r>
      <w:del w:id="29" w:author="Craig Williamson" w:date="2023-05-03T20:24:00Z">
        <w:r w:rsidR="004E1EC8" w:rsidDel="00F97242">
          <w:delText xml:space="preserve">google </w:delText>
        </w:r>
      </w:del>
      <w:ins w:id="30" w:author="Craig Williamson" w:date="2023-05-03T20:24:00Z">
        <w:r w:rsidR="00F97242">
          <w:t>G</w:t>
        </w:r>
        <w:r w:rsidR="00F97242">
          <w:t xml:space="preserve">oogle </w:t>
        </w:r>
      </w:ins>
      <w:r w:rsidR="004E1EC8">
        <w:t>maps, a design with menus that slide in from the sides and a very simplified design</w:t>
      </w:r>
      <w:r w:rsidR="00902B5D">
        <w:t xml:space="preserve"> and the conclusion was that a balance would have to be struck between investing time on learning how to produce these designs and spending time on other critical aspects of the project.</w:t>
      </w:r>
    </w:p>
    <w:p w14:paraId="01915149" w14:textId="10B6C3FD" w:rsidR="00D37D8F" w:rsidRDefault="0052198F" w:rsidP="00311E04">
      <w:r>
        <w:t>The first task was to create a simple menu bar and decided to start by using an unordered list to do this</w:t>
      </w:r>
      <w:r w:rsidR="00234090">
        <w:t>. Initially</w:t>
      </w:r>
      <w:r w:rsidR="0041355E">
        <w:t xml:space="preserve"> a horizontal bar was </w:t>
      </w:r>
      <w:r w:rsidR="0015446E">
        <w:t>considered</w:t>
      </w:r>
      <w:r w:rsidR="0041355E">
        <w:t>, but on reflection this may have taken up unnecessarily screen real estate</w:t>
      </w:r>
      <w:r w:rsidR="00234090">
        <w:t>, s</w:t>
      </w:r>
      <w:r w:rsidR="0041355E">
        <w:t xml:space="preserve">o </w:t>
      </w:r>
      <w:r w:rsidR="000602EC">
        <w:t>instead,</w:t>
      </w:r>
      <w:r w:rsidR="0041355E">
        <w:t xml:space="preserve"> </w:t>
      </w:r>
      <w:r w:rsidR="0015446E">
        <w:t>it was</w:t>
      </w:r>
      <w:r w:rsidR="0041355E">
        <w:t xml:space="preserve"> adapted into a drop down ‘hamburger’ menu</w:t>
      </w:r>
      <w:r w:rsidR="00234090">
        <w:t xml:space="preserve"> as Gray and </w:t>
      </w:r>
      <w:proofErr w:type="spellStart"/>
      <w:r w:rsidR="00234090">
        <w:t>McFedries</w:t>
      </w:r>
      <w:proofErr w:type="spellEnd"/>
      <w:r w:rsidR="00234090">
        <w:t xml:space="preserve"> both </w:t>
      </w:r>
      <w:r w:rsidR="00D37D8F">
        <w:t>illustrate</w:t>
      </w:r>
      <w:r w:rsidR="00234090">
        <w:t xml:space="preserve">. This was achieved by </w:t>
      </w:r>
      <w:r w:rsidR="0041355E">
        <w:t>utilizing</w:t>
      </w:r>
      <w:r w:rsidR="00D37D8F">
        <w:t xml:space="preserve"> the transition property and</w:t>
      </w:r>
      <w:r w:rsidR="0041355E">
        <w:t xml:space="preserve"> a hidden checkbox</w:t>
      </w:r>
      <w:r w:rsidR="00D37D8F">
        <w:t xml:space="preserve"> to activate the menu, with</w:t>
      </w:r>
      <w:r w:rsidR="00A44082">
        <w:t xml:space="preserve"> figures 6 and 7</w:t>
      </w:r>
      <w:r w:rsidR="00D37D8F">
        <w:t xml:space="preserve"> showing it with the menu closed and open.</w:t>
      </w:r>
    </w:p>
    <w:p w14:paraId="029C20AF" w14:textId="77777777" w:rsidR="00A44082" w:rsidRDefault="00F366E5" w:rsidP="00A44082">
      <w:pPr>
        <w:keepNext/>
      </w:pPr>
      <w:r>
        <w:rPr>
          <w:noProof/>
        </w:rPr>
        <w:drawing>
          <wp:inline distT="0" distB="0" distL="0" distR="0" wp14:anchorId="7AE8CD6D" wp14:editId="036D570D">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645F9E8D" w14:textId="689C30AF" w:rsidR="00F366E5" w:rsidRDefault="00A44082" w:rsidP="00A44082">
      <w:pPr>
        <w:pStyle w:val="Caption"/>
      </w:pPr>
      <w:r>
        <w:t xml:space="preserve">Figure </w:t>
      </w:r>
      <w:fldSimple w:instr=" SEQ Figure \* ARABIC ">
        <w:r w:rsidR="00014D7D">
          <w:rPr>
            <w:noProof/>
          </w:rPr>
          <w:t>6</w:t>
        </w:r>
      </w:fldSimple>
      <w:r>
        <w:t xml:space="preserve"> Drop down menu closed</w:t>
      </w:r>
    </w:p>
    <w:p w14:paraId="51E8F29C" w14:textId="77777777" w:rsidR="00A44082" w:rsidRDefault="00F366E5" w:rsidP="00A44082">
      <w:pPr>
        <w:keepNext/>
      </w:pPr>
      <w:r>
        <w:rPr>
          <w:noProof/>
        </w:rPr>
        <w:drawing>
          <wp:inline distT="0" distB="0" distL="0" distR="0" wp14:anchorId="02E91D00" wp14:editId="1CB6487E">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33FEA801" w14:textId="72568885" w:rsidR="00F366E5" w:rsidRDefault="00A44082" w:rsidP="00A44082">
      <w:pPr>
        <w:pStyle w:val="Caption"/>
      </w:pPr>
      <w:r>
        <w:t xml:space="preserve">Figure </w:t>
      </w:r>
      <w:fldSimple w:instr=" SEQ Figure \* ARABIC ">
        <w:r w:rsidR="00014D7D">
          <w:rPr>
            <w:noProof/>
          </w:rPr>
          <w:t>7</w:t>
        </w:r>
      </w:fldSimple>
      <w:r>
        <w:t xml:space="preserve"> Drop down menu open</w:t>
      </w:r>
    </w:p>
    <w:p w14:paraId="3AD17EDE" w14:textId="6F15210B" w:rsidR="002725FE" w:rsidRDefault="000602EC" w:rsidP="00311E04">
      <w:r>
        <w:t xml:space="preserve">While this </w:t>
      </w:r>
      <w:r w:rsidR="00D37D8F">
        <w:t>may</w:t>
      </w:r>
      <w:r>
        <w:t xml:space="preserve"> be adequate, it seemed relatively simple to change this to emulate the ‘sliding menus’ design</w:t>
      </w:r>
      <w:r w:rsidR="00D37D8F">
        <w:t xml:space="preserve"> sketched in TMA01 by having it transition horizontally rather than vertically</w:t>
      </w:r>
      <w:r>
        <w:t xml:space="preserve">. </w:t>
      </w:r>
      <w:r w:rsidR="002725FE">
        <w:t>This opens and closes by tapping/clicking the ‘hamburger’ icon, though the original concept conceived of it also opening using swipe gestures, this is something that could be added later in the project.</w:t>
      </w:r>
      <w:r w:rsidR="00F366E5">
        <w:t xml:space="preserve"> Placeholder buttons for the service tags and a placeholder container for the map</w:t>
      </w:r>
      <w:r w:rsidR="00B40898">
        <w:t xml:space="preserve"> (which has a green </w:t>
      </w:r>
      <w:r w:rsidR="00A44082">
        <w:t>colour,</w:t>
      </w:r>
      <w:r w:rsidR="00B40898">
        <w:t xml:space="preserve"> so it is visible for development)</w:t>
      </w:r>
      <w:r w:rsidR="00F366E5">
        <w:t xml:space="preserve"> were also added. This is shown </w:t>
      </w:r>
      <w:r w:rsidR="00A44082">
        <w:t>in figure 8</w:t>
      </w:r>
      <w:r w:rsidR="00F366E5">
        <w:t>.</w:t>
      </w:r>
    </w:p>
    <w:p w14:paraId="0011426C" w14:textId="77777777" w:rsidR="00A44082" w:rsidRDefault="00F366E5" w:rsidP="00A44082">
      <w:pPr>
        <w:keepNext/>
      </w:pPr>
      <w:r>
        <w:rPr>
          <w:noProof/>
        </w:rPr>
        <w:lastRenderedPageBreak/>
        <w:drawing>
          <wp:inline distT="0" distB="0" distL="0" distR="0" wp14:anchorId="43443DB1" wp14:editId="3A1B8BC1">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9BF40B6" w14:textId="679C8936" w:rsidR="00234090" w:rsidRDefault="00A44082" w:rsidP="00A44082">
      <w:pPr>
        <w:pStyle w:val="Caption"/>
      </w:pPr>
      <w:r>
        <w:t xml:space="preserve">Figure </w:t>
      </w:r>
      <w:fldSimple w:instr=" SEQ Figure \* ARABIC ">
        <w:r w:rsidR="00014D7D">
          <w:rPr>
            <w:noProof/>
          </w:rPr>
          <w:t>8</w:t>
        </w:r>
      </w:fldSimple>
      <w:r>
        <w:t xml:space="preserve"> horizontally opening menu</w:t>
      </w:r>
    </w:p>
    <w:p w14:paraId="5BFA5187" w14:textId="77777777" w:rsidR="00EB05E7" w:rsidRDefault="00EB05E7" w:rsidP="00311E04"/>
    <w:p w14:paraId="39F6C3E3" w14:textId="28BA446C" w:rsidR="00B33330" w:rsidRDefault="002725FE" w:rsidP="00311E04">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w:t>
      </w:r>
      <w:r w:rsidR="00B33330">
        <w:t>placeholder trigger for it to pop out</w:t>
      </w:r>
      <w:r w:rsidR="0002444B">
        <w:t>.</w:t>
      </w:r>
      <w:r w:rsidR="00954731">
        <w:t xml:space="preserve">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w:t>
      </w:r>
      <w:r w:rsidR="00B40898">
        <w:t xml:space="preserve">sizes but was fixed by defining the max-height property. The resulting code snippet is shown in </w:t>
      </w:r>
      <w:r w:rsidR="00A44082">
        <w:t xml:space="preserve">figure 9 </w:t>
      </w:r>
      <w:r w:rsidR="00B40898">
        <w:t xml:space="preserve">and the </w:t>
      </w:r>
      <w:r w:rsidR="00F479AB">
        <w:t>UI</w:t>
      </w:r>
      <w:r w:rsidR="00B40898">
        <w:t xml:space="preserve"> is shown in</w:t>
      </w:r>
      <w:r w:rsidR="00A44082">
        <w:t xml:space="preserve"> figure 10.</w:t>
      </w:r>
    </w:p>
    <w:p w14:paraId="7564B983" w14:textId="77777777" w:rsidR="00A44082" w:rsidRDefault="00F479AB" w:rsidP="00A44082">
      <w:pPr>
        <w:keepNext/>
      </w:pPr>
      <w:r>
        <w:rPr>
          <w:noProof/>
        </w:rPr>
        <w:lastRenderedPageBreak/>
        <w:drawing>
          <wp:inline distT="0" distB="0" distL="0" distR="0" wp14:anchorId="29160F22" wp14:editId="1F13818F">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082EBA05" w14:textId="237C2E8B" w:rsidR="00F479AB" w:rsidRDefault="00A44082" w:rsidP="00A44082">
      <w:pPr>
        <w:pStyle w:val="Caption"/>
      </w:pPr>
      <w:r>
        <w:t xml:space="preserve">Figure </w:t>
      </w:r>
      <w:fldSimple w:instr=" SEQ Figure \* ARABIC ">
        <w:r w:rsidR="00014D7D">
          <w:rPr>
            <w:noProof/>
          </w:rPr>
          <w:t>9</w:t>
        </w:r>
      </w:fldSimple>
      <w:r>
        <w:t xml:space="preserve"> code snippet for the style of parts of the info box</w:t>
      </w:r>
    </w:p>
    <w:p w14:paraId="140A60DB" w14:textId="77777777" w:rsidR="00F479AB" w:rsidRDefault="00F479AB" w:rsidP="00311E04"/>
    <w:p w14:paraId="54E0E169" w14:textId="77777777" w:rsidR="00A44082" w:rsidRDefault="0002444B" w:rsidP="00A44082">
      <w:pPr>
        <w:keepNext/>
      </w:pPr>
      <w:r>
        <w:rPr>
          <w:noProof/>
        </w:rPr>
        <w:lastRenderedPageBreak/>
        <w:drawing>
          <wp:inline distT="0" distB="0" distL="0" distR="0" wp14:anchorId="0C34C976" wp14:editId="65B747BA">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6D6CCF0D" w14:textId="050CC96E" w:rsidR="00B40898" w:rsidRDefault="00A44082" w:rsidP="00A44082">
      <w:pPr>
        <w:pStyle w:val="Caption"/>
      </w:pPr>
      <w:r>
        <w:t xml:space="preserve">Figure </w:t>
      </w:r>
      <w:fldSimple w:instr=" SEQ Figure \* ARABIC ">
        <w:r w:rsidR="00014D7D">
          <w:rPr>
            <w:noProof/>
          </w:rPr>
          <w:t>10</w:t>
        </w:r>
      </w:fldSimple>
      <w:r>
        <w:t xml:space="preserve"> UI with menu and info box open</w:t>
      </w:r>
    </w:p>
    <w:p w14:paraId="63321EC9" w14:textId="686D6288" w:rsidR="00B40898" w:rsidRDefault="00B40898" w:rsidP="00311E04"/>
    <w:p w14:paraId="4769F83D" w14:textId="4765072A" w:rsidR="00014D7D" w:rsidRDefault="00014D7D" w:rsidP="00311E04"/>
    <w:p w14:paraId="09D0A948" w14:textId="354EB1A3" w:rsidR="00014D7D" w:rsidRDefault="00014D7D" w:rsidP="00311E04"/>
    <w:p w14:paraId="27019388" w14:textId="6D53DE74" w:rsidR="00014D7D" w:rsidRDefault="00014D7D" w:rsidP="00311E04"/>
    <w:p w14:paraId="458A038C" w14:textId="241E823C" w:rsidR="00014D7D" w:rsidRDefault="00014D7D" w:rsidP="00311E04"/>
    <w:p w14:paraId="4176FF21" w14:textId="21FF89B4" w:rsidR="00014D7D" w:rsidRDefault="00014D7D" w:rsidP="00311E04"/>
    <w:p w14:paraId="63527DA1" w14:textId="778614EB" w:rsidR="00014D7D" w:rsidRDefault="00014D7D" w:rsidP="00311E04"/>
    <w:p w14:paraId="6DDD6B9C" w14:textId="604575EF" w:rsidR="00014D7D" w:rsidRDefault="00014D7D" w:rsidP="00311E04"/>
    <w:p w14:paraId="63CA2F8F" w14:textId="5BDB3077" w:rsidR="00014D7D" w:rsidRDefault="00014D7D" w:rsidP="00311E04"/>
    <w:p w14:paraId="02DF19AE" w14:textId="3B2E6F5B" w:rsidR="00014D7D" w:rsidRDefault="00014D7D" w:rsidP="00311E04"/>
    <w:p w14:paraId="7F72D01E" w14:textId="3250CBA6" w:rsidR="00014D7D" w:rsidRDefault="00014D7D" w:rsidP="00311E04"/>
    <w:p w14:paraId="60A16357" w14:textId="77777777" w:rsidR="00014D7D" w:rsidRPr="00311E04" w:rsidRDefault="00014D7D" w:rsidP="00311E04"/>
    <w:p w14:paraId="58FBC0DD" w14:textId="741BF55E" w:rsidR="00D07F07" w:rsidRDefault="00147A48" w:rsidP="00F43DD9">
      <w:pPr>
        <w:pStyle w:val="Heading1"/>
      </w:pPr>
      <w:bookmarkStart w:id="31" w:name="_Toc133958610"/>
      <w:commentRangeStart w:id="32"/>
      <w:r>
        <w:lastRenderedPageBreak/>
        <w:t>3. Review and reflection</w:t>
      </w:r>
      <w:bookmarkEnd w:id="31"/>
      <w:commentRangeEnd w:id="32"/>
      <w:r w:rsidR="007231B1">
        <w:rPr>
          <w:rStyle w:val="CommentReference"/>
          <w:rFonts w:asciiTheme="minorHAnsi" w:eastAsiaTheme="minorHAnsi" w:hAnsiTheme="minorHAnsi" w:cstheme="minorBidi"/>
          <w:color w:val="auto"/>
        </w:rPr>
        <w:commentReference w:id="32"/>
      </w:r>
    </w:p>
    <w:p w14:paraId="123FC282" w14:textId="5E32042D" w:rsidR="00F43DD9" w:rsidRDefault="000A7F1B" w:rsidP="001C6B15">
      <w:pPr>
        <w:pStyle w:val="Heading2"/>
      </w:pPr>
      <w:bookmarkStart w:id="33" w:name="_Toc133958611"/>
      <w:r>
        <w:t>3.1 Ways of working</w:t>
      </w:r>
      <w:bookmarkEnd w:id="33"/>
    </w:p>
    <w:p w14:paraId="6FEFA8F5" w14:textId="54CF16AD" w:rsidR="007D2915" w:rsidRDefault="00DA546A" w:rsidP="007D2915">
      <w:r>
        <w:t xml:space="preserve">The initial plan had put a strong emphasis on eliciting and responding to user feedback, </w:t>
      </w:r>
      <w:r w:rsidR="008415FA">
        <w:t>however based on tutor feedback t</w:t>
      </w:r>
      <w:r>
        <w:t>he decision was taken to scale</w:t>
      </w:r>
      <w:r w:rsidR="008415FA">
        <w:t xml:space="preserve"> this</w:t>
      </w:r>
      <w:r>
        <w:t xml:space="preserve"> back due to the time and complexity of collating and analysing all the data that would be produced</w:t>
      </w:r>
      <w:r w:rsidR="008415FA">
        <w:t>.</w:t>
      </w:r>
      <w:r>
        <w:t xml:space="preserve"> </w:t>
      </w:r>
      <w:r w:rsidR="009F1837">
        <w:t>This proved to be a correct decision, as gathering feedback proved to be very challenging</w:t>
      </w:r>
      <w:r w:rsidR="008415FA">
        <w:t xml:space="preserve"> since while</w:t>
      </w:r>
      <w:r w:rsidR="009F1837">
        <w:t xml:space="preserve"> 8 people agree to take part, ultimately only 3 completed it.</w:t>
      </w:r>
      <w:r w:rsidR="007D2915">
        <w:t xml:space="preserve"> Unfortunately, the service providers that were contacted were among those who did not complete the questionnaire resulting in, with one withdrawing late on not leaving time to find a replacement. This highlights that relying on feedback too heavily for this project would leave it vulnerable to not receiving the quantity or quality of feedback required. The feedback that was elicited though, did provide some very useful suggestions and feedback, and although creating a full stakeholder &amp; requirements matrix was ultimately not possible as originally planned, </w:t>
      </w:r>
      <w:commentRangeStart w:id="34"/>
      <w:r w:rsidR="007D2915">
        <w:t>the feedback allowed a demonstration of how it would be constructed with a more extensive requirements elicitation process.</w:t>
      </w:r>
      <w:commentRangeEnd w:id="34"/>
      <w:r w:rsidR="00F97242">
        <w:rPr>
          <w:rStyle w:val="CommentReference"/>
        </w:rPr>
        <w:commentReference w:id="34"/>
      </w:r>
    </w:p>
    <w:p w14:paraId="1C1FE6D9" w14:textId="406D4034" w:rsidR="008E1A69" w:rsidRDefault="0021563B" w:rsidP="00F43DD9">
      <w:r>
        <w:t>Based on tutor feedback, t</w:t>
      </w:r>
      <w:r w:rsidR="008E1A69">
        <w:t xml:space="preserve">here was also a rearrangement of </w:t>
      </w:r>
      <w:r w:rsidR="00F1177C">
        <w:t xml:space="preserve">schedule to </w:t>
      </w:r>
      <w:r>
        <w:t>conduct skills development on</w:t>
      </w:r>
      <w:r w:rsidR="00F1177C">
        <w:t xml:space="preserve"> CSS</w:t>
      </w:r>
      <w:r>
        <w:t xml:space="preserve"> and then attempt to code the visual parts of the user interface,</w:t>
      </w:r>
      <w:r w:rsidR="00F1177C">
        <w:t xml:space="preserve"> since this was a topic </w:t>
      </w:r>
      <w:r>
        <w:t>not previously covered on TM352</w:t>
      </w:r>
      <w:r w:rsidR="00F1177C">
        <w:t xml:space="preserve">. Tackling something </w:t>
      </w:r>
      <w:r w:rsidR="003473B1">
        <w:t>more challenging early in the project is advantageous as it allows for time to correct any issues that arise and overcome unforeseen difficulties. This proved to be important</w:t>
      </w:r>
      <w:r w:rsidR="00293649">
        <w:t xml:space="preserve"> </w:t>
      </w:r>
      <w:r w:rsidR="003473B1">
        <w:t xml:space="preserve">as learning a </w:t>
      </w:r>
      <w:r w:rsidR="00293649">
        <w:t xml:space="preserve">new programming language can be time consuming and challenging to find the most relevant parts to the tasks to be undertaken. </w:t>
      </w:r>
    </w:p>
    <w:p w14:paraId="6D0B7A8D" w14:textId="5A44B58E" w:rsidR="00327703" w:rsidRDefault="00327703" w:rsidP="00327703">
      <w:r>
        <w:t>During the initial stages of development, Microsoft OneDrive was used as a simple form of version control, to make it easier to keep everything updated when working on the project on different devices. This was done by saving separate folders for the project code noting the date, as shown in</w:t>
      </w:r>
      <w:r w:rsidR="00A44082">
        <w:t xml:space="preserve"> figure 11</w:t>
      </w:r>
      <w:r>
        <w:t>. The alternative of using GitHub was not felt necessary at that time, since the project has only a single developer and shouldn’t require much, if any, branching. However, after some several days, it started becoming difficult to keep track of which version was the most up to date as there were three places where the code was stored (PC, Laptop and OneDrive) that didn’t automatically sync up. Therefore, at this point GitHub was used instead, as it is much simpler to keep everything up to date on all devices and branching could be used to preserve specific development states, which might need to be referred to for reflection and analysis.</w:t>
      </w:r>
      <w:r w:rsidR="00A44082">
        <w:t xml:space="preserve"> Figure 12</w:t>
      </w:r>
      <w:r>
        <w:t xml:space="preserve"> shows the use of GitHub and some early commits.</w:t>
      </w:r>
    </w:p>
    <w:p w14:paraId="6C6967F5" w14:textId="77777777" w:rsidR="00327703" w:rsidRDefault="00327703" w:rsidP="00327703"/>
    <w:p w14:paraId="36CFB862" w14:textId="77777777" w:rsidR="00A44082" w:rsidRDefault="00327703" w:rsidP="00A44082">
      <w:pPr>
        <w:keepNext/>
      </w:pPr>
      <w:r>
        <w:rPr>
          <w:noProof/>
        </w:rPr>
        <w:lastRenderedPageBreak/>
        <w:drawing>
          <wp:inline distT="0" distB="0" distL="0" distR="0" wp14:anchorId="6ABAB886" wp14:editId="1845DF3F">
            <wp:extent cx="5731510" cy="2760980"/>
            <wp:effectExtent l="0" t="0" r="254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22C62235" w14:textId="65C1A97E" w:rsidR="00327703" w:rsidRDefault="00A44082" w:rsidP="00A44082">
      <w:pPr>
        <w:pStyle w:val="Caption"/>
      </w:pPr>
      <w:r>
        <w:t xml:space="preserve">Figure </w:t>
      </w:r>
      <w:fldSimple w:instr=" SEQ Figure \* ARABIC ">
        <w:r w:rsidR="00014D7D">
          <w:rPr>
            <w:noProof/>
          </w:rPr>
          <w:t>11</w:t>
        </w:r>
      </w:fldSimple>
      <w:r>
        <w:t xml:space="preserve"> Use of OneDrive</w:t>
      </w:r>
    </w:p>
    <w:p w14:paraId="261B1D01" w14:textId="77777777" w:rsidR="00327703" w:rsidRDefault="00327703" w:rsidP="00327703"/>
    <w:p w14:paraId="44840C3C" w14:textId="77777777" w:rsidR="00A44082" w:rsidRDefault="00327703" w:rsidP="00A44082">
      <w:pPr>
        <w:keepNext/>
      </w:pPr>
      <w:r>
        <w:rPr>
          <w:noProof/>
        </w:rPr>
        <w:drawing>
          <wp:inline distT="0" distB="0" distL="0" distR="0" wp14:anchorId="4B92434F" wp14:editId="452D1C38">
            <wp:extent cx="5731510" cy="3994785"/>
            <wp:effectExtent l="0" t="0" r="254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7934695B" w14:textId="38EEB5AC" w:rsidR="00327703" w:rsidRPr="00E15437" w:rsidRDefault="00A44082" w:rsidP="00A44082">
      <w:pPr>
        <w:pStyle w:val="Caption"/>
      </w:pPr>
      <w:r>
        <w:t xml:space="preserve">Figure </w:t>
      </w:r>
      <w:fldSimple w:instr=" SEQ Figure \* ARABIC ">
        <w:r w:rsidR="00014D7D">
          <w:rPr>
            <w:noProof/>
          </w:rPr>
          <w:t>12</w:t>
        </w:r>
      </w:fldSimple>
      <w:r>
        <w:t xml:space="preserve"> Use of GitHub</w:t>
      </w:r>
    </w:p>
    <w:p w14:paraId="4E4530AE" w14:textId="35B95652" w:rsidR="00476BCB" w:rsidRDefault="00476BCB" w:rsidP="00F43DD9"/>
    <w:p w14:paraId="22314887" w14:textId="483FF7D1" w:rsidR="00014D7D" w:rsidRDefault="00014D7D" w:rsidP="00F43DD9"/>
    <w:p w14:paraId="5912F586" w14:textId="47620566" w:rsidR="00014D7D" w:rsidRDefault="00014D7D" w:rsidP="00F43DD9"/>
    <w:p w14:paraId="1675ED3A" w14:textId="77777777" w:rsidR="00014D7D" w:rsidRDefault="00014D7D" w:rsidP="00F43DD9"/>
    <w:p w14:paraId="5421D862" w14:textId="02E7F4CE" w:rsidR="00476BCB" w:rsidRDefault="00A44082" w:rsidP="00F43DD9">
      <w:r>
        <w:lastRenderedPageBreak/>
        <w:t>Tutor f</w:t>
      </w:r>
      <w:r w:rsidR="00476BCB">
        <w:t>eedback requested:</w:t>
      </w:r>
    </w:p>
    <w:p w14:paraId="293973FD" w14:textId="33565EAF" w:rsidR="00476BCB" w:rsidRDefault="00476BCB" w:rsidP="00476BCB">
      <w:pPr>
        <w:pStyle w:val="ListParagraph"/>
        <w:numPr>
          <w:ilvl w:val="0"/>
          <w:numId w:val="19"/>
        </w:numPr>
      </w:pPr>
      <w:commentRangeStart w:id="35"/>
      <w:r>
        <w:t>How much more effort should I put into requirements?</w:t>
      </w:r>
      <w:commentRangeEnd w:id="35"/>
      <w:r w:rsidR="00F97242">
        <w:rPr>
          <w:rStyle w:val="CommentReference"/>
        </w:rPr>
        <w:commentReference w:id="35"/>
      </w:r>
    </w:p>
    <w:p w14:paraId="7853B4D1" w14:textId="69C451B2" w:rsidR="00476BCB" w:rsidRDefault="00404C66" w:rsidP="00476BCB">
      <w:pPr>
        <w:pStyle w:val="ListParagraph"/>
        <w:numPr>
          <w:ilvl w:val="0"/>
          <w:numId w:val="19"/>
        </w:numPr>
      </w:pPr>
      <w:commentRangeStart w:id="36"/>
      <w:r>
        <w:t>Do you have any</w:t>
      </w:r>
      <w:r w:rsidR="00476BCB">
        <w:t xml:space="preserve"> suggested topics for the TMA03 literature review?</w:t>
      </w:r>
      <w:commentRangeEnd w:id="36"/>
      <w:r w:rsidR="00433EE4">
        <w:rPr>
          <w:rStyle w:val="CommentReference"/>
        </w:rPr>
        <w:commentReference w:id="36"/>
      </w:r>
    </w:p>
    <w:p w14:paraId="5D1AF2DD" w14:textId="2B7F0AE2" w:rsidR="00476BCB" w:rsidRDefault="00476BCB" w:rsidP="00476BCB">
      <w:pPr>
        <w:pStyle w:val="ListParagraph"/>
        <w:numPr>
          <w:ilvl w:val="0"/>
          <w:numId w:val="19"/>
        </w:numPr>
      </w:pPr>
      <w:commentRangeStart w:id="37"/>
      <w:r>
        <w:t>Does the app as now proposed still go far enough beyond level 3 modules?</w:t>
      </w:r>
      <w:commentRangeEnd w:id="37"/>
      <w:r w:rsidR="00433EE4">
        <w:rPr>
          <w:rStyle w:val="CommentReference"/>
        </w:rPr>
        <w:commentReference w:id="37"/>
      </w:r>
    </w:p>
    <w:p w14:paraId="43D1452F" w14:textId="3214A9E6" w:rsidR="00404C66" w:rsidRDefault="00A44082" w:rsidP="00476BCB">
      <w:pPr>
        <w:pStyle w:val="ListParagraph"/>
        <w:numPr>
          <w:ilvl w:val="0"/>
          <w:numId w:val="19"/>
        </w:numPr>
      </w:pPr>
      <w:commentRangeStart w:id="38"/>
      <w:r>
        <w:t>Should I endeavour to add more complexity to the styling?</w:t>
      </w:r>
      <w:commentRangeEnd w:id="38"/>
      <w:r w:rsidR="00433EE4">
        <w:rPr>
          <w:rStyle w:val="CommentReference"/>
        </w:rPr>
        <w:commentReference w:id="38"/>
      </w:r>
    </w:p>
    <w:p w14:paraId="5DC6A5AF" w14:textId="7EF5A036" w:rsidR="004A37C3" w:rsidRDefault="004A37C3" w:rsidP="00476BCB">
      <w:pPr>
        <w:pStyle w:val="ListParagraph"/>
        <w:numPr>
          <w:ilvl w:val="0"/>
          <w:numId w:val="19"/>
        </w:numPr>
      </w:pPr>
      <w:commentRangeStart w:id="39"/>
      <w:r>
        <w:t>I really struggled to stay in the word count, so any suggestions on where the fat can be trimmed would be helpful.</w:t>
      </w:r>
      <w:commentRangeEnd w:id="39"/>
      <w:r w:rsidR="00433EE4">
        <w:rPr>
          <w:rStyle w:val="CommentReference"/>
        </w:rPr>
        <w:commentReference w:id="39"/>
      </w:r>
    </w:p>
    <w:p w14:paraId="0945DE1F" w14:textId="77777777" w:rsidR="00476BCB" w:rsidRDefault="00476BCB" w:rsidP="00476BCB"/>
    <w:p w14:paraId="3E28E147" w14:textId="3B2BBA62" w:rsidR="000A7F1B" w:rsidRDefault="000A7F1B" w:rsidP="001C6B15">
      <w:pPr>
        <w:pStyle w:val="Heading2"/>
      </w:pPr>
      <w:bookmarkStart w:id="40" w:name="_Toc133958612"/>
      <w:r>
        <w:t>3.2 Evaluating project management</w:t>
      </w:r>
      <w:bookmarkEnd w:id="40"/>
    </w:p>
    <w:p w14:paraId="4BDDECB7" w14:textId="6FF4DBDF" w:rsidR="00E022A8" w:rsidRDefault="0016753E" w:rsidP="00F43DD9">
      <w:r>
        <w:t>The project lifecycle was initially conceived as a ‘user centred lifecycle’ with ongoing feedback gathering, prototyping and iteration</w:t>
      </w:r>
      <w:r w:rsidR="00D43A31">
        <w:t>. However, a</w:t>
      </w:r>
      <w:r w:rsidR="00476BCB">
        <w:t xml:space="preserve">s previously </w:t>
      </w:r>
      <w:r w:rsidR="00D43A31">
        <w:t xml:space="preserve">discussed feedback gathering and analysis was scaled back to be commensurate to the timescale of the project, </w:t>
      </w:r>
      <w:r w:rsidR="00373638">
        <w:t xml:space="preserve">so while prototyping is still planned once more development has </w:t>
      </w:r>
      <w:r w:rsidR="00240F39">
        <w:t xml:space="preserve">occurred, </w:t>
      </w:r>
      <w:proofErr w:type="gramStart"/>
      <w:r w:rsidR="00240F39">
        <w:t>a more continual feedback</w:t>
      </w:r>
      <w:proofErr w:type="gramEnd"/>
      <w:r w:rsidR="00240F39">
        <w:t xml:space="preserve"> gathering regimen has been dropped since it may present a risk to the timely completion of the project. </w:t>
      </w:r>
      <w:r w:rsidR="006E3853">
        <w:t>The focus instead to is to try to minimise the number of backward steps that may occur, while still ensuring that stakeholder feedback and iteration still take place. Additional work that could not be undertaken should be noted and discussed in a ‘future work’</w:t>
      </w:r>
      <w:r w:rsidR="00FD79F1">
        <w:t xml:space="preserve"> section going forward.</w:t>
      </w:r>
    </w:p>
    <w:p w14:paraId="693B867D" w14:textId="77777777" w:rsidR="00E022A8" w:rsidRDefault="00E022A8" w:rsidP="00F43DD9"/>
    <w:p w14:paraId="7C80751A" w14:textId="194148C2" w:rsidR="00F43DD9" w:rsidRDefault="000A7F1B" w:rsidP="001C6B15">
      <w:pPr>
        <w:pStyle w:val="Heading2"/>
      </w:pPr>
      <w:bookmarkStart w:id="41" w:name="_Toc133958613"/>
      <w:commentRangeStart w:id="42"/>
      <w:r>
        <w:t>3.3 LSEP and EDI</w:t>
      </w:r>
      <w:bookmarkEnd w:id="41"/>
      <w:commentRangeEnd w:id="42"/>
      <w:r w:rsidR="00433EE4">
        <w:rPr>
          <w:rStyle w:val="CommentReference"/>
          <w:rFonts w:asciiTheme="minorHAnsi" w:eastAsiaTheme="minorHAnsi" w:hAnsiTheme="minorHAnsi" w:cstheme="minorBidi"/>
          <w:color w:val="auto"/>
        </w:rPr>
        <w:commentReference w:id="42"/>
      </w:r>
    </w:p>
    <w:p w14:paraId="41BAB3E9" w14:textId="10303146" w:rsidR="00E556B9" w:rsidRDefault="0073449B" w:rsidP="00F43DD9">
      <w:r>
        <w:t>A requirement of the project involves following</w:t>
      </w:r>
      <w:r w:rsidR="00513845">
        <w:t xml:space="preserve"> the BCS Code of Conduct (2023)</w:t>
      </w:r>
      <w:r>
        <w:t>,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Therefore, in addition to gaining the proper informed consent of participants</w:t>
      </w:r>
      <w:r w:rsidR="00513845">
        <w:t xml:space="preserve"> consideration had to be taken to protect the data and anonymity of participants.</w:t>
      </w:r>
      <w:r w:rsidR="001A027D">
        <w:t xml:space="preserve"> This included storage of completed questionnaires, with Microsoft OneDrive to be used as per Open University Research Data Management Policy (2021). The names of participants were to be redacted, as was any other statements or information that could be used to identify them so they could be quoted anonymously. The exception to this was </w:t>
      </w:r>
      <w:r w:rsidR="00C00E22">
        <w:t>any service providers who participated, since by noting them as a provider of a particular service they may be unavoidably identifiable, but they were informed of this and consent gained so that they could choose to opt-in or opt-out.</w:t>
      </w:r>
    </w:p>
    <w:p w14:paraId="3FB09F36" w14:textId="6BE55DE4" w:rsidR="000D1F51" w:rsidRDefault="00637E0F" w:rsidP="00F43DD9">
      <w:r>
        <w:t>Although the application is being developed for a minority community, this does not necess</w:t>
      </w:r>
      <w:r w:rsidR="00C21DA4">
        <w:t>arily mean it automatically meets responsibilities for Equality, Diversity, and Inclusion. Even within the transgender community there are many different experiences that</w:t>
      </w:r>
      <w:r w:rsidR="0029381A">
        <w:t xml:space="preserve"> are quite different, trans masculine, trans feminine and non-binary for example</w:t>
      </w:r>
      <w:r w:rsidR="000D1F51">
        <w:t xml:space="preserve"> and</w:t>
      </w:r>
      <w:r w:rsidR="0029381A">
        <w:t xml:space="preserve"> </w:t>
      </w:r>
      <w:r w:rsidR="000D1F51">
        <w:t>t</w:t>
      </w:r>
      <w:r w:rsidR="0029381A">
        <w:t xml:space="preserve">hese identities </w:t>
      </w:r>
      <w:r w:rsidR="00C00E22">
        <w:t>may</w:t>
      </w:r>
      <w:r w:rsidR="0029381A">
        <w:t xml:space="preserve"> intersect with other identities such as neurodivergence</w:t>
      </w:r>
      <w:r w:rsidR="00C00E22">
        <w:t>,</w:t>
      </w:r>
      <w:r w:rsidR="0029381A">
        <w:t xml:space="preserve"> race and disability.</w:t>
      </w:r>
      <w:r w:rsidR="003960E4">
        <w:t xml:space="preserve"> </w:t>
      </w:r>
      <w:r w:rsidR="00783F29">
        <w:t>For</w:t>
      </w:r>
      <w:r w:rsidR="003960E4">
        <w:t xml:space="preserve"> transgender pe</w:t>
      </w:r>
      <w:r w:rsidR="00783F29">
        <w:t>ople</w:t>
      </w:r>
      <w:r w:rsidR="003960E4">
        <w:t>, examining</w:t>
      </w:r>
      <w:r w:rsidR="00783F29">
        <w:t xml:space="preserve"> the nature of</w:t>
      </w:r>
      <w:r w:rsidR="003960E4">
        <w:t xml:space="preserve"> gender</w:t>
      </w:r>
      <w:r w:rsidR="00783F29">
        <w:t xml:space="preserve"> and how it exists in society</w:t>
      </w:r>
      <w:r w:rsidR="003960E4">
        <w:t xml:space="preserve"> </w:t>
      </w:r>
      <w:r w:rsidR="00783F29">
        <w:t>is often part of the experience of transition and trans feminine people frequently experience what is known as transmisogyny (</w:t>
      </w:r>
      <w:r w:rsidR="00783F29" w:rsidRPr="0094592D">
        <w:t xml:space="preserve">Julia </w:t>
      </w:r>
      <w:proofErr w:type="spellStart"/>
      <w:r w:rsidR="00783F29" w:rsidRPr="0094592D">
        <w:t>Serano</w:t>
      </w:r>
      <w:proofErr w:type="spellEnd"/>
      <w:r w:rsidR="00783F29" w:rsidRPr="0094592D">
        <w:t>, 20</w:t>
      </w:r>
      <w:r w:rsidR="0094592D">
        <w:t>07</w:t>
      </w:r>
      <w:r w:rsidR="00783F29">
        <w:t xml:space="preserve">), the simultaneous experience of sexism and transphobia </w:t>
      </w:r>
      <w:proofErr w:type="gramStart"/>
      <w:r w:rsidR="00783F29">
        <w:t>i.e.</w:t>
      </w:r>
      <w:proofErr w:type="gramEnd"/>
      <w:r w:rsidR="00783F29">
        <w:t xml:space="preserve"> being dismissed as</w:t>
      </w:r>
      <w:r w:rsidR="007A30F2">
        <w:t xml:space="preserve"> less</w:t>
      </w:r>
      <w:r w:rsidR="000D1F51">
        <w:t>er</w:t>
      </w:r>
      <w:r w:rsidR="007A30F2">
        <w:t xml:space="preserve"> or weak</w:t>
      </w:r>
      <w:r w:rsidR="00783F29">
        <w:t xml:space="preserve"> for being feminine, but also dangerous</w:t>
      </w:r>
      <w:r w:rsidR="007A30F2">
        <w:t xml:space="preserve"> or </w:t>
      </w:r>
      <w:r w:rsidR="0094592D">
        <w:t>‘</w:t>
      </w:r>
      <w:r w:rsidR="007A30F2">
        <w:t>perverted</w:t>
      </w:r>
      <w:r w:rsidR="0094592D">
        <w:t>’</w:t>
      </w:r>
      <w:r w:rsidR="007A30F2">
        <w:t xml:space="preserve"> at the same time. </w:t>
      </w:r>
      <w:r w:rsidR="007664CF">
        <w:t>However,</w:t>
      </w:r>
      <w:r w:rsidR="00AA3ACE">
        <w:t xml:space="preserve"> as a white, neurotypical, trans feminine person there are</w:t>
      </w:r>
      <w:r w:rsidR="007664CF">
        <w:t xml:space="preserve"> still</w:t>
      </w:r>
      <w:r w:rsidR="00AA3ACE">
        <w:t xml:space="preserve"> unconscious biases that come with this</w:t>
      </w:r>
      <w:r w:rsidR="00D744F5">
        <w:t xml:space="preserve"> that must be examined. </w:t>
      </w:r>
      <w:r w:rsidR="0029381A">
        <w:t xml:space="preserve">It is also important to note that while the legal framework is important, </w:t>
      </w:r>
      <w:r w:rsidR="000D1F51">
        <w:t xml:space="preserve">it may be flawed with for example the Equality Act 2010 containing language considered outdated and offensive to the </w:t>
      </w:r>
      <w:r w:rsidR="000D1F51">
        <w:lastRenderedPageBreak/>
        <w:t>transgender community such as ‘gender reassignment and transsexual’, as noted by a report by the Women and Equalities Committee (Miller et al, 2015).</w:t>
      </w:r>
    </w:p>
    <w:p w14:paraId="379213E2" w14:textId="6A67A11D" w:rsidR="00637E0F" w:rsidRDefault="00B55EB9" w:rsidP="00F43DD9">
      <w:r>
        <w:t>The</w:t>
      </w:r>
      <w:r w:rsidR="0039364C">
        <w:t xml:space="preserve"> </w:t>
      </w:r>
      <w:r w:rsidR="0005169B">
        <w:t xml:space="preserve">questionnaire for requirements elicitation resulted in respondents discussing </w:t>
      </w:r>
      <w:r w:rsidR="00175D52">
        <w:t>some of these issues, making suggestions for transmasculine, non-binary people and</w:t>
      </w:r>
      <w:r w:rsidR="00F472FE">
        <w:t xml:space="preserve"> those who are neurodivergent</w:t>
      </w:r>
      <w:r w:rsidR="00FE530E">
        <w:t xml:space="preserve">, such as having service tags to filter content specifically for identities </w:t>
      </w:r>
      <w:proofErr w:type="gramStart"/>
      <w:r w:rsidR="00FE530E">
        <w:t>e.g.</w:t>
      </w:r>
      <w:proofErr w:type="gramEnd"/>
      <w:r w:rsidR="00FE530E">
        <w:t xml:space="preserve"> transmasculine people. </w:t>
      </w:r>
      <w:r w:rsidR="00297118">
        <w:t xml:space="preserve">This is not just for the </w:t>
      </w:r>
      <w:r w:rsidR="00A8067F">
        <w:t>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p>
    <w:p w14:paraId="0FE7D5E3" w14:textId="27FF13AB" w:rsidR="00E556B9" w:rsidRDefault="00F620B2" w:rsidP="00F43DD9">
      <w:r>
        <w:t>However,</w:t>
      </w:r>
      <w:r w:rsidR="00BD113E">
        <w:t xml:space="preserve"> beyond content</w:t>
      </w:r>
      <w:r>
        <w:t xml:space="preserve"> the coding of the app must also consider accessibility issues</w:t>
      </w:r>
      <w:r w:rsidR="00A63AB9">
        <w:t>, such as users that use screen readers, those with colour blindness and users that may be using a variety of devices or browsers.</w:t>
      </w:r>
      <w:r w:rsidR="00A8067F">
        <w:t xml:space="preserve"> As</w:t>
      </w:r>
      <w:r w:rsidR="00934808">
        <w:t xml:space="preserve"> </w:t>
      </w:r>
      <w:r w:rsidR="004319C0">
        <w:t xml:space="preserve">Gray states in his </w:t>
      </w:r>
      <w:r w:rsidR="00A8067F">
        <w:t>CSS Tutorial – Full Course for Beginners</w:t>
      </w:r>
      <w:r w:rsidR="004319C0">
        <w:t xml:space="preserve"> (</w:t>
      </w:r>
      <w:r w:rsidR="00A8067F">
        <w:t>2022</w:t>
      </w:r>
      <w:r w:rsidR="004319C0">
        <w:t xml:space="preserve">), if the font size is set to a specific pixel </w:t>
      </w:r>
      <w:r w:rsidR="00A8067F">
        <w:t>size,</w:t>
      </w:r>
      <w:r w:rsidR="004319C0">
        <w:t xml:space="preserve"> then it will stay at that size regardless of what settings the user might have. This may cause issues particularly for</w:t>
      </w:r>
      <w:r w:rsidR="006E6584">
        <w:t xml:space="preserve"> partially sighted</w:t>
      </w:r>
      <w:r w:rsidR="004319C0">
        <w:t xml:space="preserve"> users</w:t>
      </w:r>
      <w:r w:rsidR="006E6584">
        <w:t>, but also for any user who simply prefers to have larger font. Instead using</w:t>
      </w:r>
      <w:r w:rsidR="00A8067F">
        <w:t xml:space="preserve"> a</w:t>
      </w:r>
      <w:r w:rsidR="006E6584">
        <w:t xml:space="preserve"> ‘rem’ unit</w:t>
      </w:r>
      <w:r w:rsidR="00A8067F">
        <w:t xml:space="preserve"> will mean that</w:t>
      </w:r>
      <w:r w:rsidR="006E6584">
        <w:t xml:space="preserve"> the font size is relative to the root element and will scale accordingly.</w:t>
      </w:r>
      <w:r w:rsidR="005D70F6">
        <w:t xml:space="preserve"> Additionally</w:t>
      </w:r>
      <w:r w:rsidR="00B20156">
        <w:t>,</w:t>
      </w:r>
      <w:r w:rsidR="005D70F6">
        <w:t xml:space="preserve"> setting fallback fonts</w:t>
      </w:r>
      <w:r w:rsidR="002E6478">
        <w:t xml:space="preserve"> improves accessibility by ensuring </w:t>
      </w:r>
      <w:r w:rsidR="00C42A67">
        <w:t>the text will always be displayed with a ‘web safe’ font.</w:t>
      </w:r>
      <w:r w:rsidR="008E4641">
        <w:t xml:space="preserve"> </w:t>
      </w:r>
    </w:p>
    <w:p w14:paraId="43F0D25A" w14:textId="490204C5" w:rsidR="0021563B" w:rsidRDefault="008E4641" w:rsidP="00F43DD9">
      <w:r>
        <w:t>It was also important to consider how it would be read by a screen reader</w:t>
      </w:r>
      <w:r w:rsidR="00F96DB7">
        <w:t xml:space="preserve"> and with particular care taken when using a property such as ‘</w:t>
      </w:r>
      <w:proofErr w:type="spellStart"/>
      <w:r w:rsidR="00F96DB7">
        <w:t>display:none</w:t>
      </w:r>
      <w:proofErr w:type="spellEnd"/>
      <w:r w:rsidR="00F96DB7">
        <w:t>’, which not only hides an element from view but also from being read by a screen reader</w:t>
      </w:r>
      <w:r>
        <w:t>. The pop-in</w:t>
      </w:r>
      <w:r w:rsidR="00F96DB7">
        <w:t xml:space="preserve"> side</w:t>
      </w:r>
      <w:r>
        <w:t xml:space="preserve"> menu is triggered by toggling a checkbox (by pressing the hamburger menu symbol) and initially this was hidden from view by using ‘</w:t>
      </w:r>
      <w:proofErr w:type="spellStart"/>
      <w:r>
        <w:t>display:none</w:t>
      </w:r>
      <w:proofErr w:type="spellEnd"/>
      <w:r>
        <w:t>’</w:t>
      </w:r>
      <w:r w:rsidR="00F96DB7">
        <w:t xml:space="preserve">, which made it un-selectable by tabbing through elements. </w:t>
      </w:r>
      <w:r w:rsidR="006F5DCE">
        <w:t xml:space="preserve">To change this, a style was added to the checkbox so that when it is in focus, the hamburger icon changes background </w:t>
      </w:r>
      <w:r w:rsidR="00A51E90">
        <w:t>colour</w:t>
      </w:r>
      <w:r w:rsidR="006F5DCE">
        <w:t xml:space="preserve"> as it does when </w:t>
      </w:r>
      <w:proofErr w:type="gramStart"/>
      <w:r w:rsidR="006F5DCE">
        <w:t>hovered</w:t>
      </w:r>
      <w:proofErr w:type="gramEnd"/>
      <w:r w:rsidR="006F5DCE">
        <w:t xml:space="preserve"> over</w:t>
      </w:r>
      <w:r w:rsidR="00A51E90">
        <w:t xml:space="preserve"> and the checkbox was then hidden by setting the opacity to 0. The code snippet </w:t>
      </w:r>
      <w:r w:rsidR="00771E34">
        <w:t>in</w:t>
      </w:r>
      <w:r w:rsidR="00014D7D">
        <w:t xml:space="preserve"> figure 13</w:t>
      </w:r>
      <w:r w:rsidR="00771E34">
        <w:t xml:space="preserve"> </w:t>
      </w:r>
      <w:r w:rsidR="006B11B5">
        <w:t>shows this change.</w:t>
      </w:r>
    </w:p>
    <w:p w14:paraId="27E14C68" w14:textId="093D0508" w:rsidR="00014D7D" w:rsidRDefault="00014D7D" w:rsidP="00014D7D">
      <w:pPr>
        <w:keepNext/>
      </w:pPr>
      <w:r>
        <w:rPr>
          <w:noProof/>
        </w:rPr>
        <w:drawing>
          <wp:inline distT="0" distB="0" distL="0" distR="0" wp14:anchorId="45DEAFCB" wp14:editId="5DB1C471">
            <wp:extent cx="2771775" cy="15525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71775" cy="1552575"/>
                    </a:xfrm>
                    <a:prstGeom prst="rect">
                      <a:avLst/>
                    </a:prstGeom>
                  </pic:spPr>
                </pic:pic>
              </a:graphicData>
            </a:graphic>
          </wp:inline>
        </w:drawing>
      </w:r>
    </w:p>
    <w:p w14:paraId="1F011392" w14:textId="04F6AFD1" w:rsidR="00014D7D" w:rsidRDefault="00014D7D" w:rsidP="00014D7D">
      <w:pPr>
        <w:pStyle w:val="Caption"/>
      </w:pPr>
      <w:r>
        <w:t xml:space="preserve">Figure </w:t>
      </w:r>
      <w:fldSimple w:instr=" SEQ Figure \* ARABIC ">
        <w:r>
          <w:rPr>
            <w:noProof/>
          </w:rPr>
          <w:t>13</w:t>
        </w:r>
      </w:fldSimple>
      <w:r>
        <w:t xml:space="preserve"> Removal of </w:t>
      </w:r>
      <w:proofErr w:type="spellStart"/>
      <w:r>
        <w:t>display:none</w:t>
      </w:r>
      <w:proofErr w:type="spellEnd"/>
      <w:r>
        <w:t xml:space="preserve"> for screen readers</w:t>
      </w:r>
    </w:p>
    <w:p w14:paraId="30BC9A2D" w14:textId="77777777" w:rsidR="00014D7D" w:rsidRDefault="00014D7D" w:rsidP="00014D7D"/>
    <w:p w14:paraId="06C3A957" w14:textId="74986B4B" w:rsidR="00014D7D" w:rsidRPr="00014D7D" w:rsidRDefault="00014D7D" w:rsidP="00014D7D">
      <w:pPr>
        <w:rPr>
          <w:i/>
          <w:iCs/>
          <w:sz w:val="18"/>
          <w:szCs w:val="18"/>
        </w:rPr>
      </w:pPr>
      <w:r w:rsidRPr="00014D7D">
        <w:rPr>
          <w:i/>
          <w:iCs/>
          <w:sz w:val="18"/>
          <w:szCs w:val="18"/>
        </w:rPr>
        <w:t>Word Count: 55</w:t>
      </w:r>
      <w:r w:rsidR="004A37C3">
        <w:rPr>
          <w:i/>
          <w:iCs/>
          <w:sz w:val="18"/>
          <w:szCs w:val="18"/>
        </w:rPr>
        <w:t>24</w:t>
      </w:r>
    </w:p>
    <w:p w14:paraId="1EEDBC0A" w14:textId="6BA4C137" w:rsidR="00014D7D" w:rsidRDefault="00014D7D" w:rsidP="00014D7D"/>
    <w:p w14:paraId="2A953D37" w14:textId="7D1AD44C" w:rsidR="00014D7D" w:rsidRDefault="00014D7D" w:rsidP="00014D7D"/>
    <w:p w14:paraId="094F75AD" w14:textId="406AB82D" w:rsidR="00014D7D" w:rsidRDefault="00014D7D" w:rsidP="00014D7D"/>
    <w:p w14:paraId="592862D9" w14:textId="181D2886" w:rsidR="00014D7D" w:rsidRDefault="00014D7D" w:rsidP="00014D7D"/>
    <w:p w14:paraId="31A85613" w14:textId="77777777" w:rsidR="00014D7D" w:rsidRPr="00014D7D" w:rsidRDefault="00014D7D" w:rsidP="00014D7D"/>
    <w:p w14:paraId="47A04D81" w14:textId="44125455" w:rsidR="00014D7D" w:rsidRDefault="0034316F" w:rsidP="00014D7D">
      <w:pPr>
        <w:pStyle w:val="Heading1"/>
      </w:pPr>
      <w:bookmarkStart w:id="43" w:name="_Toc133958614"/>
      <w:r>
        <w:lastRenderedPageBreak/>
        <w:t>4. References</w:t>
      </w:r>
      <w:bookmarkEnd w:id="43"/>
    </w:p>
    <w:p w14:paraId="4AB64A5D" w14:textId="74222D0A" w:rsidR="00014D7D" w:rsidRDefault="00014D7D" w:rsidP="00014D7D">
      <w:r>
        <w:t xml:space="preserve">BCS (2023) BCS Code of Conduct [Online]. Available at </w:t>
      </w:r>
      <w:hyperlink r:id="rId28"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3A4B68AF" w14:textId="79FBC4B5" w:rsidR="00014D7D" w:rsidRDefault="00014D7D" w:rsidP="00014D7D">
      <w:r>
        <w:t xml:space="preserve">CSS Tutorial – Full Course for Beginners (2022) YouTube video, added by freeCodeCamp.org [Online]. Available at </w:t>
      </w:r>
      <w:hyperlink r:id="rId29"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59B76DD5" w14:textId="77777777" w:rsidR="00014D7D" w:rsidRDefault="00014D7D" w:rsidP="00014D7D">
      <w:r>
        <w:t xml:space="preserve">ICO (2023) Guide to the UK General Data Protection Regulation (UK GDPR) [Online]. Available at </w:t>
      </w:r>
      <w:hyperlink r:id="rId30"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63063359" w14:textId="77777777" w:rsidR="00014D7D" w:rsidRDefault="00014D7D" w:rsidP="00014D7D">
      <w:proofErr w:type="spellStart"/>
      <w:r>
        <w:t>McFedries</w:t>
      </w:r>
      <w:proofErr w:type="spellEnd"/>
      <w:r>
        <w:t xml:space="preserve">, P. (2019) Web Design Playground: HTML and CSS the Interactive Way [Online]. New York, Manning Publications Co. LLC. Available at </w:t>
      </w:r>
      <w:hyperlink r:id="rId31"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446E5A5F" w14:textId="77777777" w:rsidR="00014D7D" w:rsidRDefault="00014D7D" w:rsidP="00014D7D">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32"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0EF1ABB5" w14:textId="77777777" w:rsidR="00014D7D" w:rsidRDefault="00014D7D" w:rsidP="00014D7D">
      <w:r>
        <w:t xml:space="preserve">Miler,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3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0FD5DDFD" w14:textId="77777777" w:rsidR="00014D7D" w:rsidRDefault="00014D7D" w:rsidP="00014D7D">
      <w:r>
        <w:t xml:space="preserve">Nilsson, P &amp; </w:t>
      </w:r>
      <w:proofErr w:type="spellStart"/>
      <w:r w:rsidRPr="00805A38">
        <w:t>Fagerström</w:t>
      </w:r>
      <w:proofErr w:type="spellEnd"/>
      <w:r>
        <w:t xml:space="preserve">, B (2006) ‘Managing stakeholder requirements in a product modelling system’, Computers in Industry, vol. 57, no. 2, pp. 167-177 [Online]. Available at </w:t>
      </w:r>
      <w:hyperlink r:id="rId34"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1AD7A13E" w14:textId="77777777" w:rsidR="00014D7D" w:rsidRDefault="00014D7D" w:rsidP="00014D7D">
      <w:r>
        <w:t xml:space="preserve">Robertson, S &amp; Robertson, J (2006), Mastering the Requirements Process, Second Edition, Boston, Addison-Wesley Professional. Available at </w:t>
      </w:r>
      <w:hyperlink r:id="rId35"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3358B1E8" w14:textId="77777777" w:rsidR="00014D7D" w:rsidRDefault="00014D7D" w:rsidP="00014D7D">
      <w:proofErr w:type="spellStart"/>
      <w:r>
        <w:t>Serano</w:t>
      </w:r>
      <w:proofErr w:type="spellEnd"/>
      <w:r>
        <w:t xml:space="preserve">, J (2021), </w:t>
      </w:r>
      <w:r w:rsidRPr="00297118">
        <w:rPr>
          <w:i/>
          <w:iCs/>
        </w:rPr>
        <w:t>Whipping Girl: A Transsexual Woman on the Sexism and the Scapegoating of Femininity</w:t>
      </w:r>
      <w:r>
        <w:t>, Emeryville CA, Seal Press.</w:t>
      </w:r>
    </w:p>
    <w:p w14:paraId="4937F6DD" w14:textId="77777777" w:rsidR="00014D7D" w:rsidRDefault="00014D7D" w:rsidP="00014D7D">
      <w:proofErr w:type="spellStart"/>
      <w:r>
        <w:t>TransLiverpool</w:t>
      </w:r>
      <w:proofErr w:type="spellEnd"/>
      <w:r>
        <w:t xml:space="preserve"> Wiki (2023) </w:t>
      </w:r>
      <w:r w:rsidRPr="00C96A31">
        <w:rPr>
          <w:i/>
          <w:iCs/>
        </w:rPr>
        <w:t>Trans Liverpool Wiki</w:t>
      </w:r>
      <w:r>
        <w:t xml:space="preserve"> [Online], 7</w:t>
      </w:r>
      <w:r w:rsidRPr="00C96A31">
        <w:rPr>
          <w:vertAlign w:val="superscript"/>
        </w:rPr>
        <w:t>th</w:t>
      </w:r>
      <w:r>
        <w:t xml:space="preserve"> April 2022. Available at </w:t>
      </w:r>
      <w:hyperlink r:id="rId36" w:history="1">
        <w:r w:rsidRPr="00344AD2">
          <w:rPr>
            <w:rStyle w:val="Hyperlink"/>
          </w:rPr>
          <w:t>www.transliverpool.com</w:t>
        </w:r>
      </w:hyperlink>
      <w:r>
        <w:t xml:space="preserve"> (Accessed 29</w:t>
      </w:r>
      <w:r w:rsidRPr="00C96A31">
        <w:rPr>
          <w:vertAlign w:val="superscript"/>
        </w:rPr>
        <w:t>th</w:t>
      </w:r>
      <w:r>
        <w:t xml:space="preserve"> April 2023).</w:t>
      </w:r>
    </w:p>
    <w:p w14:paraId="10151461" w14:textId="77777777" w:rsidR="00014D7D" w:rsidRDefault="00014D7D" w:rsidP="00014D7D">
      <w:r>
        <w:t xml:space="preserve">The Open University (2014) </w:t>
      </w:r>
      <w:r w:rsidRPr="00C13D7A">
        <w:rPr>
          <w:i/>
          <w:iCs/>
        </w:rPr>
        <w:t>TM354: Software Engineering Block 1 Units 1-4 From domain to requirements</w:t>
      </w:r>
      <w:r>
        <w:t>, Milton Keynes, The Open University.</w:t>
      </w:r>
    </w:p>
    <w:p w14:paraId="4692A85B" w14:textId="2B06EF2D" w:rsidR="00014D7D" w:rsidRPr="00014D7D" w:rsidRDefault="00014D7D" w:rsidP="00014D7D">
      <w:r>
        <w:t xml:space="preserve">The Open University (2021) Open University Research Data Management Policy [Online]. Available at </w:t>
      </w:r>
      <w:hyperlink r:id="rId37"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0472DF45" w14:textId="1E3DEC3E" w:rsidR="006D6F6B" w:rsidRDefault="006D6F6B" w:rsidP="00F43DD9">
      <w:r>
        <w:t>W3C (2023) Markup Validation Service</w:t>
      </w:r>
      <w:r w:rsidR="00145B0E">
        <w:t xml:space="preserve"> [Online]. Available at </w:t>
      </w:r>
      <w:hyperlink r:id="rId38" w:history="1">
        <w:r w:rsidR="00145B0E" w:rsidRPr="00293EB6">
          <w:rPr>
            <w:rStyle w:val="Hyperlink"/>
          </w:rPr>
          <w:t>https://validator.w3.org/</w:t>
        </w:r>
      </w:hyperlink>
      <w:r w:rsidR="00145B0E">
        <w:t xml:space="preserve"> (Accessed 1</w:t>
      </w:r>
      <w:r w:rsidR="00145B0E" w:rsidRPr="00145B0E">
        <w:rPr>
          <w:vertAlign w:val="superscript"/>
        </w:rPr>
        <w:t>st</w:t>
      </w:r>
      <w:r w:rsidR="00145B0E">
        <w:t xml:space="preserve"> May 2023).</w:t>
      </w:r>
    </w:p>
    <w:p w14:paraId="3747A049" w14:textId="34B0A841" w:rsidR="00DB170E" w:rsidRDefault="005759DD" w:rsidP="00DB170E">
      <w:pPr>
        <w:pStyle w:val="Heading1"/>
      </w:pPr>
      <w:bookmarkStart w:id="44" w:name="_Toc133958615"/>
      <w:commentRangeStart w:id="45"/>
      <w:r>
        <w:lastRenderedPageBreak/>
        <w:t>5. Appendix</w:t>
      </w:r>
      <w:r w:rsidR="00113BDA">
        <w:t xml:space="preserve"> A</w:t>
      </w:r>
      <w:r w:rsidR="00154722">
        <w:t>: Questionnaire</w:t>
      </w:r>
      <w:bookmarkEnd w:id="44"/>
      <w:commentRangeEnd w:id="45"/>
      <w:r w:rsidR="00433EE4">
        <w:rPr>
          <w:rStyle w:val="CommentReference"/>
          <w:rFonts w:asciiTheme="minorHAnsi" w:eastAsiaTheme="minorHAnsi" w:hAnsiTheme="minorHAnsi" w:cstheme="minorBidi"/>
          <w:color w:val="auto"/>
        </w:rPr>
        <w:commentReference w:id="45"/>
      </w:r>
    </w:p>
    <w:p w14:paraId="10601A04" w14:textId="77777777" w:rsidR="00014D7D" w:rsidRDefault="00E07884" w:rsidP="00014D7D">
      <w:pPr>
        <w:keepNext/>
      </w:pPr>
      <w:r>
        <w:rPr>
          <w:noProof/>
        </w:rPr>
        <w:drawing>
          <wp:inline distT="0" distB="0" distL="0" distR="0" wp14:anchorId="5BD40D9B" wp14:editId="00565CB1">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51D2D6E8" w14:textId="0CE76286" w:rsidR="00014D7D" w:rsidRDefault="00014D7D" w:rsidP="00014D7D">
      <w:pPr>
        <w:pStyle w:val="Caption"/>
      </w:pPr>
      <w:r>
        <w:t xml:space="preserve">Figure </w:t>
      </w:r>
      <w:fldSimple w:instr=" SEQ Figure \* ARABIC ">
        <w:r>
          <w:rPr>
            <w:noProof/>
          </w:rPr>
          <w:t>14</w:t>
        </w:r>
      </w:fldSimple>
      <w:r>
        <w:t xml:space="preserve"> Questionnaire pg1</w:t>
      </w:r>
    </w:p>
    <w:p w14:paraId="6D8A4832" w14:textId="77777777" w:rsidR="00014D7D" w:rsidRDefault="00E07884" w:rsidP="00014D7D">
      <w:pPr>
        <w:keepNext/>
      </w:pPr>
      <w:r>
        <w:rPr>
          <w:noProof/>
        </w:rPr>
        <w:lastRenderedPageBreak/>
        <w:drawing>
          <wp:inline distT="0" distB="0" distL="0" distR="0" wp14:anchorId="340118D0" wp14:editId="73B49F4F">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6D00A2FE" w14:textId="66965154" w:rsidR="00014D7D" w:rsidRDefault="00014D7D" w:rsidP="00014D7D">
      <w:pPr>
        <w:pStyle w:val="Caption"/>
      </w:pPr>
      <w:r>
        <w:t xml:space="preserve">Figure </w:t>
      </w:r>
      <w:fldSimple w:instr=" SEQ Figure \* ARABIC ">
        <w:r>
          <w:rPr>
            <w:noProof/>
          </w:rPr>
          <w:t>15</w:t>
        </w:r>
      </w:fldSimple>
      <w:r>
        <w:t xml:space="preserve"> Questionnaire pg2</w:t>
      </w:r>
    </w:p>
    <w:p w14:paraId="26672587" w14:textId="77777777" w:rsidR="00014D7D" w:rsidRDefault="00E07884" w:rsidP="00014D7D">
      <w:pPr>
        <w:keepNext/>
      </w:pPr>
      <w:r>
        <w:rPr>
          <w:noProof/>
        </w:rPr>
        <w:lastRenderedPageBreak/>
        <w:drawing>
          <wp:inline distT="0" distB="0" distL="0" distR="0" wp14:anchorId="62D4170B" wp14:editId="75ED6B7F">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5E176AE8" w14:textId="2B5908F8" w:rsidR="00014D7D" w:rsidRDefault="00014D7D" w:rsidP="00014D7D">
      <w:pPr>
        <w:pStyle w:val="Caption"/>
      </w:pPr>
      <w:r>
        <w:t xml:space="preserve">Figure </w:t>
      </w:r>
      <w:fldSimple w:instr=" SEQ Figure \* ARABIC ">
        <w:r>
          <w:rPr>
            <w:noProof/>
          </w:rPr>
          <w:t>16</w:t>
        </w:r>
      </w:fldSimple>
      <w:r>
        <w:t xml:space="preserve"> Questionnaire pg3</w:t>
      </w:r>
    </w:p>
    <w:p w14:paraId="2DA126B4" w14:textId="77777777" w:rsidR="00014D7D" w:rsidRDefault="00E07884" w:rsidP="00014D7D">
      <w:pPr>
        <w:keepNext/>
      </w:pPr>
      <w:r>
        <w:rPr>
          <w:noProof/>
        </w:rPr>
        <w:lastRenderedPageBreak/>
        <w:drawing>
          <wp:inline distT="0" distB="0" distL="0" distR="0" wp14:anchorId="44DF2E7D" wp14:editId="069F6180">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58EAFC7E" w14:textId="3C2591AF" w:rsidR="00D47F3E" w:rsidRPr="00D47F3E" w:rsidRDefault="00014D7D" w:rsidP="00014D7D">
      <w:pPr>
        <w:pStyle w:val="Caption"/>
      </w:pPr>
      <w:r>
        <w:t xml:space="preserve">Figure </w:t>
      </w:r>
      <w:fldSimple w:instr=" SEQ Figure \* ARABIC ">
        <w:r>
          <w:rPr>
            <w:noProof/>
          </w:rPr>
          <w:t>17</w:t>
        </w:r>
      </w:fldSimple>
      <w:r>
        <w:t xml:space="preserve"> Questionnaire pg4</w:t>
      </w:r>
    </w:p>
    <w:sectPr w:rsidR="00D47F3E" w:rsidRPr="00D47F3E" w:rsidSect="0008086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raig Williamson" w:date="2023-05-03T20:08:00Z" w:initials="CW">
    <w:p w14:paraId="2F23BA4E" w14:textId="77777777" w:rsidR="00A2321C" w:rsidRDefault="00A2321C" w:rsidP="00944E44">
      <w:pPr>
        <w:pStyle w:val="CommentText"/>
      </w:pPr>
      <w:r>
        <w:rPr>
          <w:rStyle w:val="CommentReference"/>
        </w:rPr>
        <w:annotationRef/>
      </w:r>
      <w:r>
        <w:t>You've made some strong updates in this section to make your aims and objectives much clearer - nice work!</w:t>
      </w:r>
    </w:p>
  </w:comment>
  <w:comment w:id="6" w:author="Craig Williamson" w:date="2023-05-03T20:10:00Z" w:initials="CW">
    <w:p w14:paraId="037C9DEA" w14:textId="77777777" w:rsidR="00A2321C" w:rsidRDefault="00A2321C" w:rsidP="008979EF">
      <w:pPr>
        <w:pStyle w:val="CommentText"/>
      </w:pPr>
      <w:r>
        <w:rPr>
          <w:rStyle w:val="CommentReference"/>
        </w:rPr>
        <w:annotationRef/>
      </w:r>
      <w:r>
        <w:t>Hardware is still missing from this list. What do you need for development, and what devices will you use to test the web app?</w:t>
      </w:r>
    </w:p>
  </w:comment>
  <w:comment w:id="7" w:author="Craig Williamson" w:date="2023-05-03T20:13:00Z" w:initials="CW">
    <w:p w14:paraId="0271BA21" w14:textId="77777777" w:rsidR="00A2321C" w:rsidRDefault="00A2321C" w:rsidP="006D6B25">
      <w:pPr>
        <w:pStyle w:val="CommentText"/>
      </w:pPr>
      <w:r>
        <w:rPr>
          <w:rStyle w:val="CommentReference"/>
        </w:rPr>
        <w:annotationRef/>
      </w:r>
      <w:r>
        <w:t>This TMA also needed a discussion of how effective your risk assessment has been so far, and any changes/additions you have made to the risks.</w:t>
      </w:r>
    </w:p>
  </w:comment>
  <w:comment w:id="8" w:author="Craig Williamson" w:date="2023-05-03T20:12:00Z" w:initials="CW">
    <w:p w14:paraId="5DB2959A" w14:textId="2C5FD7F3" w:rsidR="00A2321C" w:rsidRDefault="00A2321C" w:rsidP="006D36B2">
      <w:pPr>
        <w:pStyle w:val="CommentText"/>
      </w:pPr>
      <w:r>
        <w:rPr>
          <w:rStyle w:val="CommentReference"/>
        </w:rPr>
        <w:annotationRef/>
      </w:r>
      <w:r>
        <w:t>I would like to see your risks extracted as a separate table. That way you can add risks that are not linked to resources (e.g. illness).</w:t>
      </w:r>
    </w:p>
  </w:comment>
  <w:comment w:id="9" w:author="Craig Williamson" w:date="2023-05-03T20:47:00Z" w:initials="CW">
    <w:p w14:paraId="66591BAE" w14:textId="77777777" w:rsidR="007231B1" w:rsidRDefault="007231B1" w:rsidP="005E0C5D">
      <w:pPr>
        <w:pStyle w:val="CommentText"/>
      </w:pPr>
      <w:r>
        <w:rPr>
          <w:rStyle w:val="CommentReference"/>
        </w:rPr>
        <w:annotationRef/>
      </w:r>
      <w:r>
        <w:t>This TMA needed more about skills development, with a plan for the other areas you are planning to develop.</w:t>
      </w:r>
    </w:p>
  </w:comment>
  <w:comment w:id="12" w:author="Craig Williamson" w:date="2023-05-03T20:14:00Z" w:initials="CW">
    <w:p w14:paraId="01730000" w14:textId="651D444D" w:rsidR="00A2321C" w:rsidRDefault="00A2321C" w:rsidP="001F5EB1">
      <w:pPr>
        <w:pStyle w:val="CommentText"/>
      </w:pPr>
      <w:r>
        <w:rPr>
          <w:rStyle w:val="CommentReference"/>
        </w:rPr>
        <w:annotationRef/>
      </w:r>
      <w:r>
        <w:t>This TMA also needed a look back at your work plan up to TMA 02, along with a discussion of how it evolved and why. I see that your future plans have also changed, and it would have been helpful to write an explanation to describe the changes and the reasons behind them.</w:t>
      </w:r>
    </w:p>
  </w:comment>
  <w:comment w:id="15" w:author="Craig Williamson" w:date="2023-05-03T20:17:00Z" w:initials="CW">
    <w:p w14:paraId="533BF82D" w14:textId="77777777" w:rsidR="00A2321C" w:rsidRDefault="00A2321C" w:rsidP="0077292A">
      <w:pPr>
        <w:pStyle w:val="CommentText"/>
      </w:pPr>
      <w:r>
        <w:rPr>
          <w:rStyle w:val="CommentReference"/>
        </w:rPr>
        <w:annotationRef/>
      </w:r>
      <w:r>
        <w:t>This is an excellent literature review - well done! You have described the sources very clearly and succinctly, and nicely summarised how they contribute to your project.</w:t>
      </w:r>
    </w:p>
  </w:comment>
  <w:comment w:id="19" w:author="Craig Williamson" w:date="2023-05-03T20:32:00Z" w:initials="CW">
    <w:p w14:paraId="48C57037" w14:textId="77777777" w:rsidR="00433EE4" w:rsidRDefault="00433EE4" w:rsidP="0088496A">
      <w:pPr>
        <w:pStyle w:val="CommentText"/>
      </w:pPr>
      <w:r>
        <w:rPr>
          <w:rStyle w:val="CommentReference"/>
        </w:rPr>
        <w:annotationRef/>
      </w:r>
      <w:r>
        <w:t>You've done a great job of demonstrating fundamental concepts and principles throughout this section.</w:t>
      </w:r>
    </w:p>
  </w:comment>
  <w:comment w:id="22" w:author="Craig Williamson" w:date="2023-05-03T20:23:00Z" w:initials="CW">
    <w:p w14:paraId="2A634CA0" w14:textId="0B519F80" w:rsidR="00F97242" w:rsidRDefault="00F97242" w:rsidP="008662F6">
      <w:pPr>
        <w:pStyle w:val="CommentText"/>
      </w:pPr>
      <w:r>
        <w:rPr>
          <w:rStyle w:val="CommentReference"/>
        </w:rPr>
        <w:annotationRef/>
      </w:r>
      <w:r>
        <w:t>This is strong section, although perhaps giving too much detail in some places (e.g. the discussion of individual feedback comments). Consider only highlighting a few changes and moving the rest to an appendix. When word count is tight in the EMA, you will need to sharpen this section.</w:t>
      </w:r>
    </w:p>
  </w:comment>
  <w:comment w:id="23" w:author="Craig Williamson" w:date="2023-05-03T20:18:00Z" w:initials="CW">
    <w:p w14:paraId="2DBFC2B9" w14:textId="340514F7" w:rsidR="00F97242" w:rsidRDefault="00F97242" w:rsidP="000B522F">
      <w:pPr>
        <w:pStyle w:val="CommentText"/>
      </w:pPr>
      <w:r>
        <w:rPr>
          <w:rStyle w:val="CommentReference"/>
        </w:rPr>
        <w:annotationRef/>
      </w:r>
      <w:r>
        <w:t>You need to define the acronyms FR and NFR somewhere.</w:t>
      </w:r>
    </w:p>
  </w:comment>
  <w:comment w:id="26" w:author="Craig Williamson" w:date="2023-05-03T20:20:00Z" w:initials="CW">
    <w:p w14:paraId="76CA97CC" w14:textId="77777777" w:rsidR="00433EE4" w:rsidRDefault="00F97242" w:rsidP="00F177C2">
      <w:pPr>
        <w:pStyle w:val="CommentText"/>
      </w:pPr>
      <w:r>
        <w:rPr>
          <w:rStyle w:val="CommentReference"/>
        </w:rPr>
        <w:annotationRef/>
      </w:r>
      <w:r w:rsidR="00433EE4">
        <w:t>You should mention up front that you followed the OU's guidelines for human participants, and cite them from the TM470 materials. Also include the information sheet and blank consent form in the appendix and briefly mention the process here too.</w:t>
      </w:r>
    </w:p>
  </w:comment>
  <w:comment w:id="28" w:author="Craig Williamson" w:date="2023-05-03T20:25:00Z" w:initials="CW">
    <w:p w14:paraId="43548D9B" w14:textId="406AD00A" w:rsidR="00F97242" w:rsidRDefault="00F97242" w:rsidP="0002759E">
      <w:pPr>
        <w:pStyle w:val="CommentText"/>
      </w:pPr>
      <w:r>
        <w:rPr>
          <w:rStyle w:val="CommentReference"/>
        </w:rPr>
        <w:annotationRef/>
      </w:r>
      <w:r>
        <w:t>This is good progress to test your skills!</w:t>
      </w:r>
    </w:p>
  </w:comment>
  <w:comment w:id="32" w:author="Craig Williamson" w:date="2023-05-03T20:45:00Z" w:initials="CW">
    <w:p w14:paraId="669AE14D" w14:textId="77777777" w:rsidR="007231B1" w:rsidRDefault="007231B1" w:rsidP="00FB200B">
      <w:pPr>
        <w:pStyle w:val="CommentText"/>
      </w:pPr>
      <w:r>
        <w:rPr>
          <w:rStyle w:val="CommentReference"/>
        </w:rPr>
        <w:annotationRef/>
      </w:r>
      <w:r>
        <w:t>There is some useful reflection here. I would like to have seen a little more about your strengths and how you can apply lessons learnt from them to other aspects of your ways of working. For example, your literature review and writing skills - what is the secret of your successes here, and how can you use that to your advantage in other aspects of your work?</w:t>
      </w:r>
    </w:p>
  </w:comment>
  <w:comment w:id="34" w:author="Craig Williamson" w:date="2023-05-03T20:26:00Z" w:initials="CW">
    <w:p w14:paraId="503695FD" w14:textId="48A86B8B" w:rsidR="00F97242" w:rsidRDefault="00F97242" w:rsidP="001A67A4">
      <w:pPr>
        <w:pStyle w:val="CommentText"/>
      </w:pPr>
      <w:r>
        <w:rPr>
          <w:rStyle w:val="CommentReference"/>
        </w:rPr>
        <w:annotationRef/>
      </w:r>
      <w:r>
        <w:t>Overall, it did seem like a very successful activity.</w:t>
      </w:r>
    </w:p>
  </w:comment>
  <w:comment w:id="35" w:author="Craig Williamson" w:date="2023-05-03T20:27:00Z" w:initials="CW">
    <w:p w14:paraId="4A5733CE" w14:textId="77777777" w:rsidR="00F97242" w:rsidRDefault="00F97242" w:rsidP="00B75F6D">
      <w:pPr>
        <w:pStyle w:val="CommentText"/>
      </w:pPr>
      <w:r>
        <w:rPr>
          <w:rStyle w:val="CommentReference"/>
        </w:rPr>
        <w:annotationRef/>
      </w:r>
      <w:r>
        <w:t>I think you have done enough and need to progress the implementation now.</w:t>
      </w:r>
    </w:p>
  </w:comment>
  <w:comment w:id="36" w:author="Craig Williamson" w:date="2023-05-03T20:29:00Z" w:initials="CW">
    <w:p w14:paraId="7769B1FC" w14:textId="77777777" w:rsidR="001227DF" w:rsidRDefault="00433EE4" w:rsidP="006B3975">
      <w:pPr>
        <w:pStyle w:val="CommentText"/>
      </w:pPr>
      <w:r>
        <w:rPr>
          <w:rStyle w:val="CommentReference"/>
        </w:rPr>
        <w:annotationRef/>
      </w:r>
      <w:r w:rsidR="001227DF">
        <w:t>Challenge yourself with the technical aspects, and there will be areas that naturally flow for literature reviews. Maps, calendars, and APIs are all topics that seem to be in your future!</w:t>
      </w:r>
    </w:p>
  </w:comment>
  <w:comment w:id="37" w:author="Craig Williamson" w:date="2023-05-03T20:29:00Z" w:initials="CW">
    <w:p w14:paraId="681AF515" w14:textId="749F22E1" w:rsidR="00433EE4" w:rsidRDefault="00433EE4" w:rsidP="00A407B1">
      <w:pPr>
        <w:pStyle w:val="CommentText"/>
      </w:pPr>
      <w:r>
        <w:rPr>
          <w:rStyle w:val="CommentReference"/>
        </w:rPr>
        <w:annotationRef/>
      </w:r>
      <w:r>
        <w:t>Yes, the scope looks good.</w:t>
      </w:r>
    </w:p>
  </w:comment>
  <w:comment w:id="38" w:author="Craig Williamson" w:date="2023-05-03T20:30:00Z" w:initials="CW">
    <w:p w14:paraId="66F25242" w14:textId="77777777" w:rsidR="00433EE4" w:rsidRDefault="00433EE4" w:rsidP="007C4C6C">
      <w:pPr>
        <w:pStyle w:val="CommentText"/>
      </w:pPr>
      <w:r>
        <w:rPr>
          <w:rStyle w:val="CommentReference"/>
        </w:rPr>
        <w:annotationRef/>
      </w:r>
      <w:r>
        <w:t>I would keep this as an option if you have time. User interface design is another literature review option.</w:t>
      </w:r>
    </w:p>
  </w:comment>
  <w:comment w:id="39" w:author="Craig Williamson" w:date="2023-05-03T20:31:00Z" w:initials="CW">
    <w:p w14:paraId="36DD7ECC" w14:textId="77777777" w:rsidR="00433EE4" w:rsidRDefault="00433EE4" w:rsidP="001B57AD">
      <w:pPr>
        <w:pStyle w:val="CommentText"/>
      </w:pPr>
      <w:r>
        <w:rPr>
          <w:rStyle w:val="CommentReference"/>
        </w:rPr>
        <w:annotationRef/>
      </w:r>
      <w:r>
        <w:t>Your project work description was quite detailed, and you could afford to trim it down to the highlights and move the rest to appendices.</w:t>
      </w:r>
    </w:p>
  </w:comment>
  <w:comment w:id="42" w:author="Craig Williamson" w:date="2023-05-03T20:36:00Z" w:initials="CW">
    <w:p w14:paraId="37C58676" w14:textId="77777777" w:rsidR="00433EE4" w:rsidRDefault="00433EE4">
      <w:pPr>
        <w:pStyle w:val="CommentText"/>
      </w:pPr>
      <w:r>
        <w:rPr>
          <w:rStyle w:val="CommentReference"/>
        </w:rPr>
        <w:annotationRef/>
      </w:r>
      <w:r>
        <w:t>Understandably there is a lot to say about EDIs and you have done this well, but you have neglected many important LSEPIs. Considering the potential social impacts (both positive and negative) on users of and suppliers in your app needed to be thought of. And there are other important aspects of the BCS code of conduct worth commenting on (e.g. software licensing). The online materials have lots more information to help you here, and a great list of questions that you can answer to get you started:</w:t>
      </w:r>
    </w:p>
    <w:p w14:paraId="2FC4282C" w14:textId="77777777" w:rsidR="00433EE4" w:rsidRDefault="00433EE4">
      <w:pPr>
        <w:pStyle w:val="CommentText"/>
      </w:pPr>
      <w:r>
        <w:t> </w:t>
      </w:r>
    </w:p>
    <w:p w14:paraId="1345F3FB" w14:textId="77777777" w:rsidR="00433EE4" w:rsidRDefault="00433EE4">
      <w:pPr>
        <w:pStyle w:val="CommentText"/>
        <w:ind w:left="540"/>
      </w:pPr>
      <w:r>
        <w:t xml:space="preserve">LSEPIs: </w:t>
      </w:r>
      <w:hyperlink r:id="rId1" w:history="1">
        <w:r w:rsidRPr="006661B0">
          <w:rPr>
            <w:rStyle w:val="Hyperlink"/>
          </w:rPr>
          <w:t>https://learn2.open.ac.uk/mod/oucontent/view.php?id=2093267</w:t>
        </w:r>
      </w:hyperlink>
    </w:p>
    <w:p w14:paraId="7F26EE73" w14:textId="77777777" w:rsidR="00433EE4" w:rsidRDefault="00433EE4" w:rsidP="006661B0">
      <w:pPr>
        <w:pStyle w:val="CommentText"/>
        <w:ind w:left="540"/>
      </w:pPr>
      <w:r>
        <w:t xml:space="preserve">LSEPI questions: </w:t>
      </w:r>
      <w:hyperlink r:id="rId2" w:history="1">
        <w:r w:rsidRPr="006661B0">
          <w:rPr>
            <w:rStyle w:val="Hyperlink"/>
          </w:rPr>
          <w:t>https://learn2.open.ac.uk/mod/oucontent/view.php?id=2093267&amp;section=1.4</w:t>
        </w:r>
      </w:hyperlink>
    </w:p>
  </w:comment>
  <w:comment w:id="45" w:author="Craig Williamson" w:date="2023-05-03T20:37:00Z" w:initials="CW">
    <w:p w14:paraId="2AABA42C" w14:textId="77777777" w:rsidR="00433EE4" w:rsidRDefault="00433EE4" w:rsidP="00A40414">
      <w:pPr>
        <w:pStyle w:val="CommentText"/>
      </w:pPr>
      <w:r>
        <w:rPr>
          <w:rStyle w:val="CommentReference"/>
        </w:rPr>
        <w:annotationRef/>
      </w:r>
      <w:r>
        <w:t>Include the information sheet and blank consent form in an appendix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23BA4E" w15:done="0"/>
  <w15:commentEx w15:paraId="037C9DEA" w15:done="0"/>
  <w15:commentEx w15:paraId="0271BA21" w15:done="0"/>
  <w15:commentEx w15:paraId="5DB2959A" w15:done="0"/>
  <w15:commentEx w15:paraId="66591BAE" w15:done="0"/>
  <w15:commentEx w15:paraId="01730000" w15:done="0"/>
  <w15:commentEx w15:paraId="533BF82D" w15:done="0"/>
  <w15:commentEx w15:paraId="48C57037" w15:done="0"/>
  <w15:commentEx w15:paraId="2A634CA0" w15:done="0"/>
  <w15:commentEx w15:paraId="2DBFC2B9" w15:done="0"/>
  <w15:commentEx w15:paraId="76CA97CC" w15:done="0"/>
  <w15:commentEx w15:paraId="43548D9B" w15:done="0"/>
  <w15:commentEx w15:paraId="669AE14D" w15:done="0"/>
  <w15:commentEx w15:paraId="503695FD" w15:done="0"/>
  <w15:commentEx w15:paraId="4A5733CE" w15:done="0"/>
  <w15:commentEx w15:paraId="7769B1FC" w15:done="0"/>
  <w15:commentEx w15:paraId="681AF515" w15:done="0"/>
  <w15:commentEx w15:paraId="66F25242" w15:done="0"/>
  <w15:commentEx w15:paraId="36DD7ECC" w15:done="0"/>
  <w15:commentEx w15:paraId="7F26EE73" w15:done="0"/>
  <w15:commentEx w15:paraId="2AABA4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D3DBA" w16cex:dateUtc="2023-05-03T19:08:00Z"/>
  <w16cex:commentExtensible w16cex:durableId="27FD3E3F" w16cex:dateUtc="2023-05-03T19:10:00Z"/>
  <w16cex:commentExtensible w16cex:durableId="27FD3EDD" w16cex:dateUtc="2023-05-03T19:13:00Z"/>
  <w16cex:commentExtensible w16cex:durableId="27FD3EBA" w16cex:dateUtc="2023-05-03T19:12:00Z"/>
  <w16cex:commentExtensible w16cex:durableId="27FD46E6" w16cex:dateUtc="2023-05-03T19:47:00Z"/>
  <w16cex:commentExtensible w16cex:durableId="27FD3F1C" w16cex:dateUtc="2023-05-03T19:14:00Z"/>
  <w16cex:commentExtensible w16cex:durableId="27FD3FCD" w16cex:dateUtc="2023-05-03T19:17:00Z"/>
  <w16cex:commentExtensible w16cex:durableId="27FD4360" w16cex:dateUtc="2023-05-03T19:32:00Z"/>
  <w16cex:commentExtensible w16cex:durableId="27FD4155" w16cex:dateUtc="2023-05-03T19:23:00Z"/>
  <w16cex:commentExtensible w16cex:durableId="27FD401D" w16cex:dateUtc="2023-05-03T19:18:00Z"/>
  <w16cex:commentExtensible w16cex:durableId="27FD4082" w16cex:dateUtc="2023-05-03T19:20:00Z"/>
  <w16cex:commentExtensible w16cex:durableId="27FD41B7" w16cex:dateUtc="2023-05-03T19:25:00Z"/>
  <w16cex:commentExtensible w16cex:durableId="27FD4677" w16cex:dateUtc="2023-05-03T19:45:00Z"/>
  <w16cex:commentExtensible w16cex:durableId="27FD41E6" w16cex:dateUtc="2023-05-03T19:26:00Z"/>
  <w16cex:commentExtensible w16cex:durableId="27FD4221" w16cex:dateUtc="2023-05-03T19:27:00Z"/>
  <w16cex:commentExtensible w16cex:durableId="27FD42A2" w16cex:dateUtc="2023-05-03T19:29:00Z"/>
  <w16cex:commentExtensible w16cex:durableId="27FD42C1" w16cex:dateUtc="2023-05-03T19:29:00Z"/>
  <w16cex:commentExtensible w16cex:durableId="27FD42EC" w16cex:dateUtc="2023-05-03T19:30:00Z"/>
  <w16cex:commentExtensible w16cex:durableId="27FD431B" w16cex:dateUtc="2023-05-03T19:31:00Z"/>
  <w16cex:commentExtensible w16cex:durableId="27FD4466" w16cex:dateUtc="2023-05-03T19:36:00Z"/>
  <w16cex:commentExtensible w16cex:durableId="27FD44A3" w16cex:dateUtc="2023-05-03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23BA4E" w16cid:durableId="27FD3DBA"/>
  <w16cid:commentId w16cid:paraId="037C9DEA" w16cid:durableId="27FD3E3F"/>
  <w16cid:commentId w16cid:paraId="0271BA21" w16cid:durableId="27FD3EDD"/>
  <w16cid:commentId w16cid:paraId="5DB2959A" w16cid:durableId="27FD3EBA"/>
  <w16cid:commentId w16cid:paraId="66591BAE" w16cid:durableId="27FD46E6"/>
  <w16cid:commentId w16cid:paraId="01730000" w16cid:durableId="27FD3F1C"/>
  <w16cid:commentId w16cid:paraId="533BF82D" w16cid:durableId="27FD3FCD"/>
  <w16cid:commentId w16cid:paraId="48C57037" w16cid:durableId="27FD4360"/>
  <w16cid:commentId w16cid:paraId="2A634CA0" w16cid:durableId="27FD4155"/>
  <w16cid:commentId w16cid:paraId="2DBFC2B9" w16cid:durableId="27FD401D"/>
  <w16cid:commentId w16cid:paraId="76CA97CC" w16cid:durableId="27FD4082"/>
  <w16cid:commentId w16cid:paraId="43548D9B" w16cid:durableId="27FD41B7"/>
  <w16cid:commentId w16cid:paraId="669AE14D" w16cid:durableId="27FD4677"/>
  <w16cid:commentId w16cid:paraId="503695FD" w16cid:durableId="27FD41E6"/>
  <w16cid:commentId w16cid:paraId="4A5733CE" w16cid:durableId="27FD4221"/>
  <w16cid:commentId w16cid:paraId="7769B1FC" w16cid:durableId="27FD42A2"/>
  <w16cid:commentId w16cid:paraId="681AF515" w16cid:durableId="27FD42C1"/>
  <w16cid:commentId w16cid:paraId="66F25242" w16cid:durableId="27FD42EC"/>
  <w16cid:commentId w16cid:paraId="36DD7ECC" w16cid:durableId="27FD431B"/>
  <w16cid:commentId w16cid:paraId="7F26EE73" w16cid:durableId="27FD4466"/>
  <w16cid:commentId w16cid:paraId="2AABA42C" w16cid:durableId="27FD4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35671" w14:textId="77777777" w:rsidR="00F57414" w:rsidRDefault="00F57414" w:rsidP="00411B4D">
      <w:pPr>
        <w:spacing w:after="0" w:line="240" w:lineRule="auto"/>
      </w:pPr>
      <w:r>
        <w:separator/>
      </w:r>
    </w:p>
  </w:endnote>
  <w:endnote w:type="continuationSeparator" w:id="0">
    <w:p w14:paraId="5965BFB5" w14:textId="77777777" w:rsidR="00F57414" w:rsidRDefault="00F57414"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515C0" w14:textId="77777777" w:rsidR="00F57414" w:rsidRDefault="00F57414" w:rsidP="00411B4D">
      <w:pPr>
        <w:spacing w:after="0" w:line="240" w:lineRule="auto"/>
      </w:pPr>
      <w:r>
        <w:separator/>
      </w:r>
    </w:p>
  </w:footnote>
  <w:footnote w:type="continuationSeparator" w:id="0">
    <w:p w14:paraId="7A356AEA" w14:textId="77777777" w:rsidR="00F57414" w:rsidRDefault="00F57414"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bookmarkStart w:id="10" w:name="_Hlk134036276"/>
    <w:r w:rsidRPr="00F82EE7">
      <w:rPr>
        <w:sz w:val="18"/>
        <w:szCs w:val="18"/>
      </w:rPr>
      <w:t>Lucy Alexandria Morris – G4272527</w:t>
    </w:r>
    <w:bookmarkEnd w:id="10"/>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5"/>
  </w:num>
  <w:num w:numId="2" w16cid:durableId="1368599518">
    <w:abstractNumId w:val="4"/>
  </w:num>
  <w:num w:numId="3" w16cid:durableId="53967672">
    <w:abstractNumId w:val="16"/>
  </w:num>
  <w:num w:numId="4" w16cid:durableId="1759252492">
    <w:abstractNumId w:val="1"/>
  </w:num>
  <w:num w:numId="5" w16cid:durableId="1663923573">
    <w:abstractNumId w:val="14"/>
  </w:num>
  <w:num w:numId="6" w16cid:durableId="282419342">
    <w:abstractNumId w:val="18"/>
  </w:num>
  <w:num w:numId="7" w16cid:durableId="993685105">
    <w:abstractNumId w:val="8"/>
  </w:num>
  <w:num w:numId="8" w16cid:durableId="1755316977">
    <w:abstractNumId w:val="0"/>
  </w:num>
  <w:num w:numId="9" w16cid:durableId="512301880">
    <w:abstractNumId w:val="9"/>
  </w:num>
  <w:num w:numId="10" w16cid:durableId="974406684">
    <w:abstractNumId w:val="7"/>
  </w:num>
  <w:num w:numId="11" w16cid:durableId="1452020043">
    <w:abstractNumId w:val="8"/>
  </w:num>
  <w:num w:numId="12" w16cid:durableId="1825588604">
    <w:abstractNumId w:val="17"/>
  </w:num>
  <w:num w:numId="13" w16cid:durableId="189150406">
    <w:abstractNumId w:val="12"/>
  </w:num>
  <w:num w:numId="14" w16cid:durableId="400950147">
    <w:abstractNumId w:val="10"/>
  </w:num>
  <w:num w:numId="15" w16cid:durableId="1671790269">
    <w:abstractNumId w:val="11"/>
  </w:num>
  <w:num w:numId="16" w16cid:durableId="1180580487">
    <w:abstractNumId w:val="3"/>
  </w:num>
  <w:num w:numId="17" w16cid:durableId="1301229728">
    <w:abstractNumId w:val="6"/>
  </w:num>
  <w:num w:numId="18" w16cid:durableId="279192303">
    <w:abstractNumId w:val="15"/>
  </w:num>
  <w:num w:numId="19" w16cid:durableId="348141580">
    <w:abstractNumId w:val="13"/>
  </w:num>
  <w:num w:numId="20" w16cid:durableId="185599727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Williamson">
    <w15:presenceInfo w15:providerId="Windows Live" w15:userId="80cbc1c88335b5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4D7D"/>
    <w:rsid w:val="0002261C"/>
    <w:rsid w:val="0002399A"/>
    <w:rsid w:val="0002444B"/>
    <w:rsid w:val="000247F4"/>
    <w:rsid w:val="000373B4"/>
    <w:rsid w:val="000451BE"/>
    <w:rsid w:val="0005169B"/>
    <w:rsid w:val="0005639B"/>
    <w:rsid w:val="000602EC"/>
    <w:rsid w:val="00061CA7"/>
    <w:rsid w:val="00067E8A"/>
    <w:rsid w:val="00073CD1"/>
    <w:rsid w:val="000741E7"/>
    <w:rsid w:val="00075EFE"/>
    <w:rsid w:val="00080865"/>
    <w:rsid w:val="00080EF8"/>
    <w:rsid w:val="00083406"/>
    <w:rsid w:val="000A4FAF"/>
    <w:rsid w:val="000A641F"/>
    <w:rsid w:val="000A7F1B"/>
    <w:rsid w:val="000C71ED"/>
    <w:rsid w:val="000D0C2A"/>
    <w:rsid w:val="000D1F51"/>
    <w:rsid w:val="000E7E45"/>
    <w:rsid w:val="000F29CA"/>
    <w:rsid w:val="000F563F"/>
    <w:rsid w:val="000F5772"/>
    <w:rsid w:val="000F785C"/>
    <w:rsid w:val="0010458F"/>
    <w:rsid w:val="00111C8B"/>
    <w:rsid w:val="00113BDA"/>
    <w:rsid w:val="00122369"/>
    <w:rsid w:val="001227DF"/>
    <w:rsid w:val="00123806"/>
    <w:rsid w:val="00130D6F"/>
    <w:rsid w:val="00135967"/>
    <w:rsid w:val="00145B0E"/>
    <w:rsid w:val="00147A48"/>
    <w:rsid w:val="00152E60"/>
    <w:rsid w:val="0015446E"/>
    <w:rsid w:val="00154722"/>
    <w:rsid w:val="00162683"/>
    <w:rsid w:val="00164C6A"/>
    <w:rsid w:val="001670FF"/>
    <w:rsid w:val="001673D8"/>
    <w:rsid w:val="0016753E"/>
    <w:rsid w:val="00170A56"/>
    <w:rsid w:val="00171912"/>
    <w:rsid w:val="00175D52"/>
    <w:rsid w:val="00190A57"/>
    <w:rsid w:val="0019242E"/>
    <w:rsid w:val="001A027D"/>
    <w:rsid w:val="001A2393"/>
    <w:rsid w:val="001A277B"/>
    <w:rsid w:val="001B4FE4"/>
    <w:rsid w:val="001C2483"/>
    <w:rsid w:val="001C4D09"/>
    <w:rsid w:val="001C6B15"/>
    <w:rsid w:val="001D562C"/>
    <w:rsid w:val="001D70EF"/>
    <w:rsid w:val="001E11E0"/>
    <w:rsid w:val="00200581"/>
    <w:rsid w:val="00201509"/>
    <w:rsid w:val="0020398D"/>
    <w:rsid w:val="00211280"/>
    <w:rsid w:val="0021563B"/>
    <w:rsid w:val="00220FB4"/>
    <w:rsid w:val="00230702"/>
    <w:rsid w:val="00234090"/>
    <w:rsid w:val="00240F39"/>
    <w:rsid w:val="00241BAF"/>
    <w:rsid w:val="00247189"/>
    <w:rsid w:val="00251658"/>
    <w:rsid w:val="00251FD4"/>
    <w:rsid w:val="00256C24"/>
    <w:rsid w:val="002725FE"/>
    <w:rsid w:val="0027766F"/>
    <w:rsid w:val="0027771D"/>
    <w:rsid w:val="00284ED9"/>
    <w:rsid w:val="00293649"/>
    <w:rsid w:val="00293808"/>
    <w:rsid w:val="0029381A"/>
    <w:rsid w:val="002940A1"/>
    <w:rsid w:val="002967C5"/>
    <w:rsid w:val="00297118"/>
    <w:rsid w:val="002A718C"/>
    <w:rsid w:val="002B08F4"/>
    <w:rsid w:val="002C0F0B"/>
    <w:rsid w:val="002C491C"/>
    <w:rsid w:val="002C607C"/>
    <w:rsid w:val="002D73F1"/>
    <w:rsid w:val="002E6478"/>
    <w:rsid w:val="002F0A9E"/>
    <w:rsid w:val="002F4239"/>
    <w:rsid w:val="002F65AC"/>
    <w:rsid w:val="002F6B5E"/>
    <w:rsid w:val="0030268F"/>
    <w:rsid w:val="00311E04"/>
    <w:rsid w:val="00314F4B"/>
    <w:rsid w:val="00316917"/>
    <w:rsid w:val="003217BF"/>
    <w:rsid w:val="00324321"/>
    <w:rsid w:val="00327703"/>
    <w:rsid w:val="003321B7"/>
    <w:rsid w:val="003341C1"/>
    <w:rsid w:val="0034109E"/>
    <w:rsid w:val="0034316F"/>
    <w:rsid w:val="003473B1"/>
    <w:rsid w:val="00351705"/>
    <w:rsid w:val="00351972"/>
    <w:rsid w:val="00362C03"/>
    <w:rsid w:val="003640A2"/>
    <w:rsid w:val="00371556"/>
    <w:rsid w:val="00373638"/>
    <w:rsid w:val="00375B1E"/>
    <w:rsid w:val="003765BC"/>
    <w:rsid w:val="00381799"/>
    <w:rsid w:val="0039364C"/>
    <w:rsid w:val="0039554B"/>
    <w:rsid w:val="003955ED"/>
    <w:rsid w:val="003960E4"/>
    <w:rsid w:val="003A5E38"/>
    <w:rsid w:val="003B416F"/>
    <w:rsid w:val="003B53CE"/>
    <w:rsid w:val="003B5B53"/>
    <w:rsid w:val="003C0D16"/>
    <w:rsid w:val="003C31AE"/>
    <w:rsid w:val="003C3B6B"/>
    <w:rsid w:val="003E1747"/>
    <w:rsid w:val="003E5449"/>
    <w:rsid w:val="003E59FE"/>
    <w:rsid w:val="003F394C"/>
    <w:rsid w:val="003F5771"/>
    <w:rsid w:val="003F5A4E"/>
    <w:rsid w:val="00404C66"/>
    <w:rsid w:val="004070D4"/>
    <w:rsid w:val="00407EE5"/>
    <w:rsid w:val="00410A14"/>
    <w:rsid w:val="00411B4D"/>
    <w:rsid w:val="0041355E"/>
    <w:rsid w:val="00417F18"/>
    <w:rsid w:val="004231F6"/>
    <w:rsid w:val="004319C0"/>
    <w:rsid w:val="00433EE4"/>
    <w:rsid w:val="004365B5"/>
    <w:rsid w:val="00436FD3"/>
    <w:rsid w:val="00437371"/>
    <w:rsid w:val="0044576C"/>
    <w:rsid w:val="00454225"/>
    <w:rsid w:val="00456126"/>
    <w:rsid w:val="00456D3E"/>
    <w:rsid w:val="00470046"/>
    <w:rsid w:val="004726F4"/>
    <w:rsid w:val="00476BCB"/>
    <w:rsid w:val="00484173"/>
    <w:rsid w:val="004863F1"/>
    <w:rsid w:val="00495079"/>
    <w:rsid w:val="004A37C3"/>
    <w:rsid w:val="004B0E47"/>
    <w:rsid w:val="004B2E36"/>
    <w:rsid w:val="004C005F"/>
    <w:rsid w:val="004C6DD9"/>
    <w:rsid w:val="004E1EC8"/>
    <w:rsid w:val="004E2F5E"/>
    <w:rsid w:val="004F041B"/>
    <w:rsid w:val="004F1E1D"/>
    <w:rsid w:val="004F3B26"/>
    <w:rsid w:val="004F6464"/>
    <w:rsid w:val="004F6B73"/>
    <w:rsid w:val="004F7108"/>
    <w:rsid w:val="005019C7"/>
    <w:rsid w:val="00501F62"/>
    <w:rsid w:val="00504ED1"/>
    <w:rsid w:val="00506BD3"/>
    <w:rsid w:val="00512CC4"/>
    <w:rsid w:val="00513845"/>
    <w:rsid w:val="00517A8F"/>
    <w:rsid w:val="0052198F"/>
    <w:rsid w:val="005230C3"/>
    <w:rsid w:val="00527C1A"/>
    <w:rsid w:val="005324B9"/>
    <w:rsid w:val="0053381E"/>
    <w:rsid w:val="005551F2"/>
    <w:rsid w:val="00561227"/>
    <w:rsid w:val="005651E1"/>
    <w:rsid w:val="005759DD"/>
    <w:rsid w:val="005777FD"/>
    <w:rsid w:val="0058480C"/>
    <w:rsid w:val="005861D9"/>
    <w:rsid w:val="00590215"/>
    <w:rsid w:val="005928C4"/>
    <w:rsid w:val="00592E92"/>
    <w:rsid w:val="005A4D3D"/>
    <w:rsid w:val="005A628C"/>
    <w:rsid w:val="005B0E9D"/>
    <w:rsid w:val="005B1FAA"/>
    <w:rsid w:val="005B4B0F"/>
    <w:rsid w:val="005B73DE"/>
    <w:rsid w:val="005C5061"/>
    <w:rsid w:val="005C7FF9"/>
    <w:rsid w:val="005D70F6"/>
    <w:rsid w:val="005E273F"/>
    <w:rsid w:val="005E75CD"/>
    <w:rsid w:val="0060455D"/>
    <w:rsid w:val="006056FE"/>
    <w:rsid w:val="00607959"/>
    <w:rsid w:val="00617701"/>
    <w:rsid w:val="00622218"/>
    <w:rsid w:val="00627C0A"/>
    <w:rsid w:val="006373A6"/>
    <w:rsid w:val="00637E0F"/>
    <w:rsid w:val="00651F87"/>
    <w:rsid w:val="00652878"/>
    <w:rsid w:val="0065560A"/>
    <w:rsid w:val="006559F1"/>
    <w:rsid w:val="00665360"/>
    <w:rsid w:val="00670AA7"/>
    <w:rsid w:val="006818A1"/>
    <w:rsid w:val="00682F92"/>
    <w:rsid w:val="0069180C"/>
    <w:rsid w:val="00692EE3"/>
    <w:rsid w:val="00694049"/>
    <w:rsid w:val="00694346"/>
    <w:rsid w:val="0069467D"/>
    <w:rsid w:val="006959BB"/>
    <w:rsid w:val="00696026"/>
    <w:rsid w:val="006A13C8"/>
    <w:rsid w:val="006A302F"/>
    <w:rsid w:val="006A31F2"/>
    <w:rsid w:val="006B0ACE"/>
    <w:rsid w:val="006B11B5"/>
    <w:rsid w:val="006B4666"/>
    <w:rsid w:val="006C3E50"/>
    <w:rsid w:val="006C70F3"/>
    <w:rsid w:val="006D19B7"/>
    <w:rsid w:val="006D21D1"/>
    <w:rsid w:val="006D6F6B"/>
    <w:rsid w:val="006E3853"/>
    <w:rsid w:val="006E6584"/>
    <w:rsid w:val="006F005E"/>
    <w:rsid w:val="006F574D"/>
    <w:rsid w:val="006F5DCE"/>
    <w:rsid w:val="007000EF"/>
    <w:rsid w:val="00700C04"/>
    <w:rsid w:val="00700F08"/>
    <w:rsid w:val="0070466E"/>
    <w:rsid w:val="0071556E"/>
    <w:rsid w:val="0072068B"/>
    <w:rsid w:val="007231B1"/>
    <w:rsid w:val="00730EFD"/>
    <w:rsid w:val="0073449B"/>
    <w:rsid w:val="0073621A"/>
    <w:rsid w:val="007440AB"/>
    <w:rsid w:val="00751EE6"/>
    <w:rsid w:val="00766074"/>
    <w:rsid w:val="007664CF"/>
    <w:rsid w:val="00767D78"/>
    <w:rsid w:val="00771E34"/>
    <w:rsid w:val="00776E97"/>
    <w:rsid w:val="00781C01"/>
    <w:rsid w:val="0078376A"/>
    <w:rsid w:val="00783F29"/>
    <w:rsid w:val="00790D71"/>
    <w:rsid w:val="00792184"/>
    <w:rsid w:val="007A1C37"/>
    <w:rsid w:val="007A30F2"/>
    <w:rsid w:val="007A59D4"/>
    <w:rsid w:val="007B779A"/>
    <w:rsid w:val="007C06E8"/>
    <w:rsid w:val="007D2915"/>
    <w:rsid w:val="007D55E0"/>
    <w:rsid w:val="007E0BCA"/>
    <w:rsid w:val="007F549E"/>
    <w:rsid w:val="00805A38"/>
    <w:rsid w:val="00806909"/>
    <w:rsid w:val="00814249"/>
    <w:rsid w:val="00814950"/>
    <w:rsid w:val="00814955"/>
    <w:rsid w:val="00816065"/>
    <w:rsid w:val="00820D5E"/>
    <w:rsid w:val="00836C7A"/>
    <w:rsid w:val="008415FA"/>
    <w:rsid w:val="00865F1D"/>
    <w:rsid w:val="0087292C"/>
    <w:rsid w:val="008800BC"/>
    <w:rsid w:val="00892BF0"/>
    <w:rsid w:val="00893120"/>
    <w:rsid w:val="0089522D"/>
    <w:rsid w:val="008A6ACA"/>
    <w:rsid w:val="008B1408"/>
    <w:rsid w:val="008C23F9"/>
    <w:rsid w:val="008D48EF"/>
    <w:rsid w:val="008D5F0B"/>
    <w:rsid w:val="008E1A69"/>
    <w:rsid w:val="008E23ED"/>
    <w:rsid w:val="008E4641"/>
    <w:rsid w:val="008E5392"/>
    <w:rsid w:val="00902B5D"/>
    <w:rsid w:val="00903A0D"/>
    <w:rsid w:val="0091178F"/>
    <w:rsid w:val="00927B5F"/>
    <w:rsid w:val="00931665"/>
    <w:rsid w:val="00934808"/>
    <w:rsid w:val="00934D54"/>
    <w:rsid w:val="0094128E"/>
    <w:rsid w:val="00945099"/>
    <w:rsid w:val="0094592D"/>
    <w:rsid w:val="00946226"/>
    <w:rsid w:val="009465CE"/>
    <w:rsid w:val="00954061"/>
    <w:rsid w:val="00954731"/>
    <w:rsid w:val="00961171"/>
    <w:rsid w:val="00962CBD"/>
    <w:rsid w:val="00964E11"/>
    <w:rsid w:val="00964EA9"/>
    <w:rsid w:val="00970AE1"/>
    <w:rsid w:val="009719C2"/>
    <w:rsid w:val="009728A9"/>
    <w:rsid w:val="0097662E"/>
    <w:rsid w:val="0098243B"/>
    <w:rsid w:val="00986A9F"/>
    <w:rsid w:val="00992EC5"/>
    <w:rsid w:val="00992F6E"/>
    <w:rsid w:val="009942BC"/>
    <w:rsid w:val="009B0097"/>
    <w:rsid w:val="009B045D"/>
    <w:rsid w:val="009B130B"/>
    <w:rsid w:val="009B5D67"/>
    <w:rsid w:val="009B7561"/>
    <w:rsid w:val="009B75A9"/>
    <w:rsid w:val="009C37DF"/>
    <w:rsid w:val="009C7D2D"/>
    <w:rsid w:val="009D7029"/>
    <w:rsid w:val="009E6E31"/>
    <w:rsid w:val="009F1837"/>
    <w:rsid w:val="009F4FD5"/>
    <w:rsid w:val="009F737F"/>
    <w:rsid w:val="00A03D8A"/>
    <w:rsid w:val="00A21BC9"/>
    <w:rsid w:val="00A2321C"/>
    <w:rsid w:val="00A438B8"/>
    <w:rsid w:val="00A44082"/>
    <w:rsid w:val="00A4415E"/>
    <w:rsid w:val="00A51E90"/>
    <w:rsid w:val="00A62424"/>
    <w:rsid w:val="00A6293D"/>
    <w:rsid w:val="00A63AB9"/>
    <w:rsid w:val="00A66235"/>
    <w:rsid w:val="00A67081"/>
    <w:rsid w:val="00A679C0"/>
    <w:rsid w:val="00A70317"/>
    <w:rsid w:val="00A72F9A"/>
    <w:rsid w:val="00A80630"/>
    <w:rsid w:val="00A8067F"/>
    <w:rsid w:val="00A83F4F"/>
    <w:rsid w:val="00A84946"/>
    <w:rsid w:val="00A87025"/>
    <w:rsid w:val="00A87FC2"/>
    <w:rsid w:val="00A912E0"/>
    <w:rsid w:val="00A97AFF"/>
    <w:rsid w:val="00AA3ACE"/>
    <w:rsid w:val="00AA7E68"/>
    <w:rsid w:val="00AB092A"/>
    <w:rsid w:val="00AB1ACC"/>
    <w:rsid w:val="00AB75B2"/>
    <w:rsid w:val="00AC21FA"/>
    <w:rsid w:val="00AC2C7C"/>
    <w:rsid w:val="00AC5EBC"/>
    <w:rsid w:val="00AC7423"/>
    <w:rsid w:val="00AE4355"/>
    <w:rsid w:val="00AF051A"/>
    <w:rsid w:val="00AF5FE2"/>
    <w:rsid w:val="00B010AE"/>
    <w:rsid w:val="00B108C3"/>
    <w:rsid w:val="00B15659"/>
    <w:rsid w:val="00B1598B"/>
    <w:rsid w:val="00B20156"/>
    <w:rsid w:val="00B22D69"/>
    <w:rsid w:val="00B2311F"/>
    <w:rsid w:val="00B242ED"/>
    <w:rsid w:val="00B248B5"/>
    <w:rsid w:val="00B2572B"/>
    <w:rsid w:val="00B303DE"/>
    <w:rsid w:val="00B31409"/>
    <w:rsid w:val="00B33330"/>
    <w:rsid w:val="00B377AC"/>
    <w:rsid w:val="00B40898"/>
    <w:rsid w:val="00B43748"/>
    <w:rsid w:val="00B4757B"/>
    <w:rsid w:val="00B5322D"/>
    <w:rsid w:val="00B53BE2"/>
    <w:rsid w:val="00B55CAA"/>
    <w:rsid w:val="00B55EB9"/>
    <w:rsid w:val="00B73F1A"/>
    <w:rsid w:val="00B7603D"/>
    <w:rsid w:val="00B80160"/>
    <w:rsid w:val="00B8246E"/>
    <w:rsid w:val="00B861E6"/>
    <w:rsid w:val="00B97AB4"/>
    <w:rsid w:val="00BA633F"/>
    <w:rsid w:val="00BB2406"/>
    <w:rsid w:val="00BB26A9"/>
    <w:rsid w:val="00BB4E5D"/>
    <w:rsid w:val="00BB5F5D"/>
    <w:rsid w:val="00BD113E"/>
    <w:rsid w:val="00BD3FE8"/>
    <w:rsid w:val="00BE0A6F"/>
    <w:rsid w:val="00BE12A1"/>
    <w:rsid w:val="00BE3708"/>
    <w:rsid w:val="00BF3A30"/>
    <w:rsid w:val="00BF7407"/>
    <w:rsid w:val="00C00E22"/>
    <w:rsid w:val="00C0295F"/>
    <w:rsid w:val="00C03A68"/>
    <w:rsid w:val="00C13D7A"/>
    <w:rsid w:val="00C14A1B"/>
    <w:rsid w:val="00C21DA4"/>
    <w:rsid w:val="00C258DF"/>
    <w:rsid w:val="00C3476C"/>
    <w:rsid w:val="00C42A67"/>
    <w:rsid w:val="00C57EC8"/>
    <w:rsid w:val="00C634FF"/>
    <w:rsid w:val="00C701D8"/>
    <w:rsid w:val="00C7033B"/>
    <w:rsid w:val="00C761D0"/>
    <w:rsid w:val="00C812C9"/>
    <w:rsid w:val="00C86DCA"/>
    <w:rsid w:val="00C87733"/>
    <w:rsid w:val="00C92DAC"/>
    <w:rsid w:val="00C96A31"/>
    <w:rsid w:val="00CA295F"/>
    <w:rsid w:val="00CA64ED"/>
    <w:rsid w:val="00CB1C02"/>
    <w:rsid w:val="00CB3BA1"/>
    <w:rsid w:val="00CB431F"/>
    <w:rsid w:val="00CB724A"/>
    <w:rsid w:val="00CE4D55"/>
    <w:rsid w:val="00CE5E74"/>
    <w:rsid w:val="00CE70FA"/>
    <w:rsid w:val="00CF232C"/>
    <w:rsid w:val="00D064E6"/>
    <w:rsid w:val="00D06F68"/>
    <w:rsid w:val="00D07F07"/>
    <w:rsid w:val="00D13560"/>
    <w:rsid w:val="00D135BC"/>
    <w:rsid w:val="00D154C2"/>
    <w:rsid w:val="00D22D7A"/>
    <w:rsid w:val="00D2467C"/>
    <w:rsid w:val="00D250C5"/>
    <w:rsid w:val="00D258A8"/>
    <w:rsid w:val="00D37043"/>
    <w:rsid w:val="00D37D8F"/>
    <w:rsid w:val="00D41C32"/>
    <w:rsid w:val="00D425C4"/>
    <w:rsid w:val="00D43A31"/>
    <w:rsid w:val="00D46616"/>
    <w:rsid w:val="00D47F3E"/>
    <w:rsid w:val="00D51FCF"/>
    <w:rsid w:val="00D63881"/>
    <w:rsid w:val="00D65B8B"/>
    <w:rsid w:val="00D744F5"/>
    <w:rsid w:val="00D751DB"/>
    <w:rsid w:val="00D84773"/>
    <w:rsid w:val="00D84916"/>
    <w:rsid w:val="00D93428"/>
    <w:rsid w:val="00D94700"/>
    <w:rsid w:val="00D94930"/>
    <w:rsid w:val="00D9534E"/>
    <w:rsid w:val="00DA2546"/>
    <w:rsid w:val="00DA3F2B"/>
    <w:rsid w:val="00DA546A"/>
    <w:rsid w:val="00DA6300"/>
    <w:rsid w:val="00DB170E"/>
    <w:rsid w:val="00DB1D38"/>
    <w:rsid w:val="00DB53F8"/>
    <w:rsid w:val="00DC5E96"/>
    <w:rsid w:val="00DD2D9C"/>
    <w:rsid w:val="00DE2D00"/>
    <w:rsid w:val="00DE5E8F"/>
    <w:rsid w:val="00DF3FF1"/>
    <w:rsid w:val="00DF5846"/>
    <w:rsid w:val="00DF628B"/>
    <w:rsid w:val="00DF6B64"/>
    <w:rsid w:val="00DF744B"/>
    <w:rsid w:val="00E022A8"/>
    <w:rsid w:val="00E04583"/>
    <w:rsid w:val="00E07884"/>
    <w:rsid w:val="00E13434"/>
    <w:rsid w:val="00E145ED"/>
    <w:rsid w:val="00E15437"/>
    <w:rsid w:val="00E20E34"/>
    <w:rsid w:val="00E20F96"/>
    <w:rsid w:val="00E25EE2"/>
    <w:rsid w:val="00E26A8F"/>
    <w:rsid w:val="00E26ACB"/>
    <w:rsid w:val="00E51220"/>
    <w:rsid w:val="00E556B9"/>
    <w:rsid w:val="00E55F11"/>
    <w:rsid w:val="00E62D09"/>
    <w:rsid w:val="00E633B5"/>
    <w:rsid w:val="00E67A8A"/>
    <w:rsid w:val="00E84199"/>
    <w:rsid w:val="00E97BC5"/>
    <w:rsid w:val="00EA4437"/>
    <w:rsid w:val="00EA60A0"/>
    <w:rsid w:val="00EB05E7"/>
    <w:rsid w:val="00EB1AA4"/>
    <w:rsid w:val="00EB7422"/>
    <w:rsid w:val="00EC253D"/>
    <w:rsid w:val="00EE74EB"/>
    <w:rsid w:val="00EF3932"/>
    <w:rsid w:val="00EF58BE"/>
    <w:rsid w:val="00F1177C"/>
    <w:rsid w:val="00F165FF"/>
    <w:rsid w:val="00F17B81"/>
    <w:rsid w:val="00F17F3F"/>
    <w:rsid w:val="00F30A2D"/>
    <w:rsid w:val="00F33C50"/>
    <w:rsid w:val="00F35B1D"/>
    <w:rsid w:val="00F366E5"/>
    <w:rsid w:val="00F434F5"/>
    <w:rsid w:val="00F43DD9"/>
    <w:rsid w:val="00F472FE"/>
    <w:rsid w:val="00F479AB"/>
    <w:rsid w:val="00F50FF1"/>
    <w:rsid w:val="00F5468C"/>
    <w:rsid w:val="00F57414"/>
    <w:rsid w:val="00F601B5"/>
    <w:rsid w:val="00F60A85"/>
    <w:rsid w:val="00F620B2"/>
    <w:rsid w:val="00F66553"/>
    <w:rsid w:val="00F82EE7"/>
    <w:rsid w:val="00F82F95"/>
    <w:rsid w:val="00F96DB7"/>
    <w:rsid w:val="00F97242"/>
    <w:rsid w:val="00FA2558"/>
    <w:rsid w:val="00FB0813"/>
    <w:rsid w:val="00FB2B7A"/>
    <w:rsid w:val="00FB4219"/>
    <w:rsid w:val="00FB5487"/>
    <w:rsid w:val="00FC2C83"/>
    <w:rsid w:val="00FD79F1"/>
    <w:rsid w:val="00FE1BB6"/>
    <w:rsid w:val="00FE3BD7"/>
    <w:rsid w:val="00FE530E"/>
    <w:rsid w:val="00FE65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character" w:styleId="PlaceholderText">
    <w:name w:val="Placeholder Text"/>
    <w:basedOn w:val="DefaultParagraphFont"/>
    <w:uiPriority w:val="99"/>
    <w:semiHidden/>
    <w:rsid w:val="00154722"/>
    <w:rPr>
      <w:color w:val="808080"/>
    </w:rPr>
  </w:style>
  <w:style w:type="paragraph" w:styleId="Revision">
    <w:name w:val="Revision"/>
    <w:hidden/>
    <w:uiPriority w:val="99"/>
    <w:semiHidden/>
    <w:rsid w:val="00BE0A6F"/>
    <w:pPr>
      <w:spacing w:after="0" w:line="240" w:lineRule="auto"/>
    </w:pPr>
  </w:style>
  <w:style w:type="character" w:styleId="CommentReference">
    <w:name w:val="annotation reference"/>
    <w:basedOn w:val="DefaultParagraphFont"/>
    <w:uiPriority w:val="99"/>
    <w:semiHidden/>
    <w:unhideWhenUsed/>
    <w:rsid w:val="00A2321C"/>
    <w:rPr>
      <w:sz w:val="16"/>
      <w:szCs w:val="16"/>
    </w:rPr>
  </w:style>
  <w:style w:type="paragraph" w:styleId="CommentText">
    <w:name w:val="annotation text"/>
    <w:basedOn w:val="Normal"/>
    <w:link w:val="CommentTextChar"/>
    <w:uiPriority w:val="99"/>
    <w:unhideWhenUsed/>
    <w:rsid w:val="00A2321C"/>
    <w:pPr>
      <w:spacing w:line="240" w:lineRule="auto"/>
    </w:pPr>
    <w:rPr>
      <w:sz w:val="20"/>
      <w:szCs w:val="20"/>
    </w:rPr>
  </w:style>
  <w:style w:type="character" w:customStyle="1" w:styleId="CommentTextChar">
    <w:name w:val="Comment Text Char"/>
    <w:basedOn w:val="DefaultParagraphFont"/>
    <w:link w:val="CommentText"/>
    <w:uiPriority w:val="99"/>
    <w:rsid w:val="00A2321C"/>
    <w:rPr>
      <w:sz w:val="20"/>
      <w:szCs w:val="20"/>
    </w:rPr>
  </w:style>
  <w:style w:type="paragraph" w:styleId="CommentSubject">
    <w:name w:val="annotation subject"/>
    <w:basedOn w:val="CommentText"/>
    <w:next w:val="CommentText"/>
    <w:link w:val="CommentSubjectChar"/>
    <w:uiPriority w:val="99"/>
    <w:semiHidden/>
    <w:unhideWhenUsed/>
    <w:rsid w:val="00A2321C"/>
    <w:rPr>
      <w:b/>
      <w:bCs/>
    </w:rPr>
  </w:style>
  <w:style w:type="character" w:customStyle="1" w:styleId="CommentSubjectChar">
    <w:name w:val="Comment Subject Char"/>
    <w:basedOn w:val="CommentTextChar"/>
    <w:link w:val="CommentSubject"/>
    <w:uiPriority w:val="99"/>
    <w:semiHidden/>
    <w:rsid w:val="00A232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76153654">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earn2.open.ac.uk/mod/oucontent/view.php?id=2093267&amp;section=1.4" TargetMode="External"/><Relationship Id="rId1" Type="http://schemas.openxmlformats.org/officeDocument/2006/relationships/hyperlink" Target="https://learn2.open.ac.uk/mod/oucontent/view.php?id=2093267"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14.JPG"/><Relationship Id="rId21" Type="http://schemas.openxmlformats.org/officeDocument/2006/relationships/image" Target="media/image7.JPG"/><Relationship Id="rId34" Type="http://schemas.openxmlformats.org/officeDocument/2006/relationships/hyperlink" Target="https://www.sciencedirect.com/science/article/pii/S0166361505001053" TargetMode="External"/><Relationship Id="rId42" Type="http://schemas.openxmlformats.org/officeDocument/2006/relationships/image" Target="media/image17.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hyperlink" Target="https://www.youtube.com/watch?v=OXGznpKZ_sA&amp;t=11054s"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0.JPG"/><Relationship Id="rId32" Type="http://schemas.openxmlformats.org/officeDocument/2006/relationships/hyperlink" Target="https://learning-oreilly-com.libezproxy.open.ac.uk/library/view/the-little-book/9781492048459/" TargetMode="External"/><Relationship Id="rId37" Type="http://schemas.openxmlformats.org/officeDocument/2006/relationships/hyperlink" Target="https://www.open.ac.uk/library-research-support/RDM-policy" TargetMode="External"/><Relationship Id="rId40" Type="http://schemas.openxmlformats.org/officeDocument/2006/relationships/image" Target="media/image15.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hyperlink" Target="https://www.bcs.org/membership-and-registrations/become-a-member/bcs-code-of-conduct/" TargetMode="External"/><Relationship Id="rId36" Type="http://schemas.openxmlformats.org/officeDocument/2006/relationships/hyperlink" Target="http://www.transliverpool.com" TargetMode="External"/><Relationship Id="rId10" Type="http://schemas.microsoft.com/office/2016/09/relationships/commentsIds" Target="commentsIds.xml"/><Relationship Id="rId19" Type="http://schemas.openxmlformats.org/officeDocument/2006/relationships/image" Target="media/image5.JPG"/><Relationship Id="rId31" Type="http://schemas.openxmlformats.org/officeDocument/2006/relationships/hyperlink" Target="https://learning-oreilly-com.libezproxy.open.ac.uk/library/view/web-design-playground/9781617294402/OEBPS/Text/f01.xhtml" TargetMode="External"/><Relationship Id="rId44"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hyperlink" Target="https://ico.org.uk/for-organisations/guide-to-data-protection/guide-to-the-general-data-protection-regulation-gdpr/" TargetMode="External"/><Relationship Id="rId35" Type="http://schemas.openxmlformats.org/officeDocument/2006/relationships/hyperlink" Target="https://learning-oreilly-com.libezproxy.open.ac.uk/library/view/mastering-the-requirements/0321419499/title.html"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publications.parliament.uk/pa/cm201516/cmselect/cmwomeq/390/39002.htm" TargetMode="External"/><Relationship Id="rId38" Type="http://schemas.openxmlformats.org/officeDocument/2006/relationships/hyperlink" Target="https://validator.w3.org/" TargetMode="External"/><Relationship Id="rId20" Type="http://schemas.openxmlformats.org/officeDocument/2006/relationships/image" Target="media/image6.JPG"/><Relationship Id="rId4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4964</TotalTime>
  <Pages>1</Pages>
  <Words>5838</Words>
  <Characters>33283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Craig Williamson</cp:lastModifiedBy>
  <cp:revision>46</cp:revision>
  <dcterms:created xsi:type="dcterms:W3CDTF">2023-03-24T19:32:00Z</dcterms:created>
  <dcterms:modified xsi:type="dcterms:W3CDTF">2023-05-03T20:00:00Z</dcterms:modified>
</cp:coreProperties>
</file>